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E1C1A" w14:textId="4AB42AD7" w:rsidR="001B5AF8" w:rsidRPr="00677F72" w:rsidRDefault="001B5AF8" w:rsidP="001B5AF8">
      <w:pPr>
        <w:pStyle w:val="Bc"/>
      </w:pPr>
      <w:r>
        <w:t>9</w:t>
      </w:r>
      <w:r w:rsidRPr="00677F72">
        <w:rPr>
          <w:rFonts w:hint="eastAsia"/>
        </w:rPr>
        <w:t>月第</w:t>
      </w:r>
      <w:r>
        <w:rPr>
          <w:rFonts w:hint="eastAsia"/>
        </w:rPr>
        <w:t>二</w:t>
      </w:r>
      <w:r w:rsidRPr="00677F72">
        <w:rPr>
          <w:rFonts w:hint="eastAsia"/>
        </w:rPr>
        <w:t>次文献阅读报告</w:t>
      </w:r>
    </w:p>
    <w:p w14:paraId="72B8D81A" w14:textId="77777777" w:rsidR="001B5AF8" w:rsidRDefault="001B5AF8" w:rsidP="001B5AF8">
      <w:pPr>
        <w:pStyle w:val="Bf2"/>
      </w:pPr>
    </w:p>
    <w:p w14:paraId="3847424D" w14:textId="77721B98" w:rsidR="001B5AF8" w:rsidRPr="009315C1" w:rsidRDefault="001B5AF8" w:rsidP="001B5AF8">
      <w:pPr>
        <w:pStyle w:val="Bf2"/>
      </w:pPr>
      <w:r>
        <w:rPr>
          <w:rFonts w:hint="eastAsia"/>
        </w:rPr>
        <w:t>这个星期阅读了老师发的课题方向文章的其中一篇，即为</w:t>
      </w:r>
      <w:r w:rsidRPr="001B5AF8">
        <w:t>Newcastle Universit</w:t>
      </w:r>
      <w:r>
        <w:rPr>
          <w:rFonts w:hint="eastAsia"/>
        </w:rPr>
        <w:t>y</w:t>
      </w:r>
      <w:r>
        <w:rPr>
          <w:rFonts w:hint="eastAsia"/>
        </w:rPr>
        <w:t>的</w:t>
      </w:r>
      <w:r w:rsidRPr="001B5AF8">
        <w:t>LAWRENCE I. BOWDEN</w:t>
      </w:r>
      <w:r>
        <w:rPr>
          <w:rFonts w:hint="eastAsia"/>
        </w:rPr>
        <w:t>发表在</w:t>
      </w:r>
      <w:r>
        <w:rPr>
          <w:rFonts w:hint="eastAsia"/>
        </w:rPr>
        <w:t>E</w:t>
      </w:r>
      <w:r>
        <w:t xml:space="preserve">nvironmental Science </w:t>
      </w:r>
      <w:r>
        <w:rPr>
          <w:rFonts w:hint="eastAsia"/>
        </w:rPr>
        <w:t>and</w:t>
      </w:r>
      <w:r>
        <w:t xml:space="preserve"> Technology E</w:t>
      </w:r>
      <w:r>
        <w:rPr>
          <w:rFonts w:hint="eastAsia"/>
        </w:rPr>
        <w:t>ngineering</w:t>
      </w:r>
      <w:r>
        <w:rPr>
          <w:rFonts w:hint="eastAsia"/>
        </w:rPr>
        <w:t>上的文章。</w:t>
      </w:r>
    </w:p>
    <w:p w14:paraId="20C74A55" w14:textId="26F0FADF" w:rsidR="001B5AF8" w:rsidRPr="00677F72" w:rsidRDefault="0064202D" w:rsidP="001B5AF8">
      <w:pPr>
        <w:pStyle w:val="Bf2"/>
        <w:ind w:firstLineChars="0" w:firstLine="0"/>
        <w:rPr>
          <w:b/>
          <w:bCs/>
        </w:rPr>
      </w:pPr>
      <w:r>
        <w:rPr>
          <w:b/>
          <w:bCs/>
          <w:noProof/>
        </w:rPr>
        <w:drawing>
          <wp:anchor distT="0" distB="0" distL="114300" distR="114300" simplePos="0" relativeHeight="251720704" behindDoc="0" locked="0" layoutInCell="1" allowOverlap="1" wp14:anchorId="480ADEEF" wp14:editId="6A75F34D">
            <wp:simplePos x="0" y="0"/>
            <wp:positionH relativeFrom="margin">
              <wp:align>left</wp:align>
            </wp:positionH>
            <wp:positionV relativeFrom="paragraph">
              <wp:posOffset>378460</wp:posOffset>
            </wp:positionV>
            <wp:extent cx="5273040" cy="1539240"/>
            <wp:effectExtent l="0" t="0" r="3810" b="3810"/>
            <wp:wrapSquare wrapText="bothSides"/>
            <wp:docPr id="13624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1539240"/>
                    </a:xfrm>
                    <a:prstGeom prst="rect">
                      <a:avLst/>
                    </a:prstGeom>
                    <a:noFill/>
                    <a:ln>
                      <a:noFill/>
                    </a:ln>
                  </pic:spPr>
                </pic:pic>
              </a:graphicData>
            </a:graphic>
          </wp:anchor>
        </w:drawing>
      </w:r>
    </w:p>
    <w:p w14:paraId="007BD993" w14:textId="4D315EEB" w:rsidR="001B5AF8" w:rsidRPr="00BC0A1C" w:rsidRDefault="0064202D" w:rsidP="001B5AF8">
      <w:pPr>
        <w:pStyle w:val="B8"/>
        <w:rPr>
          <w:rFonts w:ascii="宋体" w:eastAsia="宋体" w:hAnsi="宋体"/>
          <w:b/>
          <w:bCs/>
        </w:rPr>
      </w:pPr>
      <w:r w:rsidRPr="0064202D">
        <w:rPr>
          <w:rFonts w:ascii="宋体" w:eastAsia="宋体" w:hAnsi="宋体"/>
          <w:b/>
          <w:bCs/>
        </w:rPr>
        <w:t>Phosphorus Removal from Waste Waters Using Basic Oxygen Steel Slag</w:t>
      </w:r>
    </w:p>
    <w:p w14:paraId="2A569AF8" w14:textId="432A2739" w:rsidR="001B5AF8" w:rsidRPr="00DC37D3" w:rsidRDefault="00DC37D3" w:rsidP="001B5AF8">
      <w:pPr>
        <w:pStyle w:val="Bf2"/>
        <w:rPr>
          <w:rFonts w:hint="eastAsia"/>
        </w:rPr>
      </w:pPr>
      <w:r>
        <w:rPr>
          <w:rFonts w:hint="eastAsia"/>
        </w:rPr>
        <w:t>本文提出了一种除</w:t>
      </w:r>
      <w:proofErr w:type="gramStart"/>
      <w:r>
        <w:rPr>
          <w:rFonts w:hint="eastAsia"/>
        </w:rPr>
        <w:t>磷材料</w:t>
      </w:r>
      <w:proofErr w:type="gramEnd"/>
      <w:r w:rsidRPr="00D7602F">
        <w:t>碱性氧化钢渣（</w:t>
      </w:r>
      <w:r w:rsidRPr="00D7602F">
        <w:t>BOS</w:t>
      </w:r>
      <w:r w:rsidRPr="00D7602F">
        <w:t>，</w:t>
      </w:r>
      <w:r w:rsidRPr="00D7602F">
        <w:t>basic oxygen steel slag</w:t>
      </w:r>
      <w:r w:rsidRPr="00D7602F">
        <w:t>）</w:t>
      </w:r>
      <w:r>
        <w:rPr>
          <w:rFonts w:hint="eastAsia"/>
        </w:rPr>
        <w:t>，将</w:t>
      </w:r>
      <w:r>
        <w:rPr>
          <w:rFonts w:hint="eastAsia"/>
        </w:rPr>
        <w:t>B</w:t>
      </w:r>
      <w:r>
        <w:t>OS</w:t>
      </w:r>
      <w:r>
        <w:rPr>
          <w:rFonts w:hint="eastAsia"/>
        </w:rPr>
        <w:t>作为填充材料，利用</w:t>
      </w:r>
      <w:r>
        <w:rPr>
          <w:rFonts w:hint="eastAsia"/>
        </w:rPr>
        <w:t>B</w:t>
      </w:r>
      <w:r>
        <w:t>OS</w:t>
      </w:r>
      <w:r>
        <w:rPr>
          <w:rFonts w:hint="eastAsia"/>
        </w:rPr>
        <w:t>含有生石灰能向溶液中提供钙离子产生</w:t>
      </w:r>
      <w:proofErr w:type="spellStart"/>
      <w:r>
        <w:rPr>
          <w:rFonts w:hint="eastAsia"/>
        </w:rPr>
        <w:t>Ca</w:t>
      </w:r>
      <w:r>
        <w:t>P</w:t>
      </w:r>
      <w:proofErr w:type="spellEnd"/>
      <w:r>
        <w:rPr>
          <w:rFonts w:hint="eastAsia"/>
        </w:rPr>
        <w:t>沉淀的特点，以及</w:t>
      </w:r>
      <w:r>
        <w:rPr>
          <w:rFonts w:hint="eastAsia"/>
        </w:rPr>
        <w:t>B</w:t>
      </w:r>
      <w:r>
        <w:t>OS</w:t>
      </w:r>
      <w:r>
        <w:rPr>
          <w:rFonts w:hint="eastAsia"/>
        </w:rPr>
        <w:t>本身的吸附性能，对溶液中的</w:t>
      </w:r>
      <w:proofErr w:type="gramStart"/>
      <w:r>
        <w:rPr>
          <w:rFonts w:hint="eastAsia"/>
        </w:rPr>
        <w:t>磷进行</w:t>
      </w:r>
      <w:proofErr w:type="gramEnd"/>
      <w:r>
        <w:rPr>
          <w:rFonts w:hint="eastAsia"/>
        </w:rPr>
        <w:t>去除。同时分别研究</w:t>
      </w:r>
      <w:r>
        <w:rPr>
          <w:rFonts w:hint="eastAsia"/>
        </w:rPr>
        <w:t>B</w:t>
      </w:r>
      <w:r>
        <w:t>OS</w:t>
      </w:r>
      <w:r>
        <w:rPr>
          <w:rFonts w:hint="eastAsia"/>
        </w:rPr>
        <w:t>在序批次实验和连续流实验中，对磷的去除效率。</w:t>
      </w:r>
    </w:p>
    <w:p w14:paraId="5783E945" w14:textId="297DC402" w:rsidR="001B5AF8" w:rsidRPr="00DC37D3" w:rsidRDefault="001B5AF8" w:rsidP="001B5AF8">
      <w:pPr>
        <w:pStyle w:val="Bf2"/>
      </w:pPr>
      <w:r w:rsidRPr="00DC37D3">
        <w:rPr>
          <w:rFonts w:hint="eastAsia"/>
        </w:rPr>
        <w:t>主要从以下几方面研究：</w:t>
      </w:r>
      <w:r w:rsidR="00DC37D3">
        <w:rPr>
          <w:rFonts w:hint="eastAsia"/>
        </w:rPr>
        <w:t>p</w:t>
      </w:r>
      <w:r w:rsidR="00DC37D3">
        <w:t>H</w:t>
      </w:r>
      <w:r w:rsidR="00DC37D3">
        <w:rPr>
          <w:rFonts w:hint="eastAsia"/>
        </w:rPr>
        <w:t>的影响</w:t>
      </w:r>
      <w:r w:rsidRPr="00DC37D3">
        <w:rPr>
          <w:rFonts w:hint="eastAsia"/>
        </w:rPr>
        <w:t>、</w:t>
      </w:r>
      <w:r w:rsidR="00DC37D3">
        <w:rPr>
          <w:rFonts w:hint="eastAsia"/>
        </w:rPr>
        <w:t>磷浓度的影响</w:t>
      </w:r>
      <w:r w:rsidRPr="00DC37D3">
        <w:rPr>
          <w:rFonts w:hint="eastAsia"/>
        </w:rPr>
        <w:t>、</w:t>
      </w:r>
      <w:r w:rsidR="00DC37D3">
        <w:rPr>
          <w:rFonts w:hint="eastAsia"/>
        </w:rPr>
        <w:t>颗粒尺寸的影响</w:t>
      </w:r>
      <w:r w:rsidRPr="00DC37D3">
        <w:t>、</w:t>
      </w:r>
      <w:r w:rsidR="00DC37D3">
        <w:rPr>
          <w:rFonts w:hint="eastAsia"/>
        </w:rPr>
        <w:t>沉淀的表征等</w:t>
      </w:r>
      <w:r w:rsidRPr="00DC37D3">
        <w:rPr>
          <w:rFonts w:hint="eastAsia"/>
        </w:rPr>
        <w:t>。</w:t>
      </w:r>
    </w:p>
    <w:p w14:paraId="7A98E4DA" w14:textId="77777777" w:rsidR="001B5AF8" w:rsidRPr="00D7602F" w:rsidRDefault="001B5AF8" w:rsidP="00D7602F">
      <w:pPr>
        <w:pStyle w:val="Bf2"/>
      </w:pPr>
      <w:r w:rsidRPr="00D7602F">
        <w:rPr>
          <w:rFonts w:hint="eastAsia"/>
        </w:rPr>
        <w:t>研究出发点：</w:t>
      </w:r>
    </w:p>
    <w:p w14:paraId="1530BF63" w14:textId="08A69D58" w:rsidR="0064202D" w:rsidRDefault="0064202D" w:rsidP="00D7602F">
      <w:pPr>
        <w:pStyle w:val="Bf2"/>
        <w:rPr>
          <w:rFonts w:hint="eastAsia"/>
        </w:rPr>
      </w:pPr>
      <w:r w:rsidRPr="00D7602F">
        <w:rPr>
          <w:rFonts w:hint="eastAsia"/>
        </w:rPr>
        <w:t>磷是一种存在于水体中常见的营养物质；水体中磷污染会导致富营养化；因此欧洲相关环境保护组织对构建低成本的除磷体系十分感兴趣；此外，欧盟国家对废物和资源高效回收的立法，使得采用可持续材料</w:t>
      </w:r>
      <w:r w:rsidRPr="00D7602F">
        <w:t>(</w:t>
      </w:r>
      <w:r w:rsidRPr="00D7602F">
        <w:t>如矿渣、粉煤灰等</w:t>
      </w:r>
      <w:r w:rsidRPr="00D7602F">
        <w:t>)</w:t>
      </w:r>
      <w:r w:rsidRPr="00D7602F">
        <w:t>除磷极具吸引力；许多人已经证明能用人工湿地除磷（主要作为污水处理厂的三级出水过滤器）；人工湿地</w:t>
      </w:r>
      <w:proofErr w:type="gramStart"/>
      <w:r w:rsidRPr="00D7602F">
        <w:t>除磷中使用</w:t>
      </w:r>
      <w:proofErr w:type="gramEnd"/>
      <w:r w:rsidRPr="00D7602F">
        <w:t>的吸附除</w:t>
      </w:r>
      <w:proofErr w:type="gramStart"/>
      <w:r w:rsidRPr="00D7602F">
        <w:t>磷材料</w:t>
      </w:r>
      <w:proofErr w:type="gramEnd"/>
      <w:r w:rsidRPr="00D7602F">
        <w:t>为（主要为工业副产物）：</w:t>
      </w:r>
      <w:proofErr w:type="gramStart"/>
      <w:r w:rsidRPr="00D7602F">
        <w:t>碱性氧钢炉渣</w:t>
      </w:r>
      <w:proofErr w:type="gramEnd"/>
      <w:r w:rsidRPr="00D7602F">
        <w:t>、高炉渣、熔炼炉渣、转炉渣、电弧炉渣；而碱性氧化钢渣（</w:t>
      </w:r>
      <w:r w:rsidRPr="00D7602F">
        <w:t>BOS</w:t>
      </w:r>
      <w:r w:rsidRPr="00D7602F">
        <w:t>，</w:t>
      </w:r>
      <w:r w:rsidRPr="00D7602F">
        <w:t>basic oxygen steel slag</w:t>
      </w:r>
      <w:r w:rsidRPr="00D7602F">
        <w:t>）还未应用在任何除</w:t>
      </w:r>
      <w:proofErr w:type="gramStart"/>
      <w:r w:rsidRPr="00D7602F">
        <w:t>磷系统</w:t>
      </w:r>
      <w:proofErr w:type="gramEnd"/>
      <w:r w:rsidRPr="00D7602F">
        <w:t>中（当时英国</w:t>
      </w:r>
      <w:r w:rsidRPr="00D7602F">
        <w:rPr>
          <w:rFonts w:hint="eastAsia"/>
        </w:rPr>
        <w:t>）；各种炉渣材料经过熔炼过程，会产生物化差异，甚至同样的生产过程产生的炉渣，由于进料矿石和助溶剂的不同，其物化性质也不同；比较工业副产物时，应考虑到这些差异。其组成的高度不确定性不利于对副产物的真正比较，因为即使</w:t>
      </w:r>
      <w:r w:rsidRPr="00D7602F">
        <w:rPr>
          <w:rFonts w:hint="eastAsia"/>
        </w:rPr>
        <w:lastRenderedPageBreak/>
        <w:t>名字相似的副产物也可能在物质组成上有不同。然而，使用工业副产品的明显优势是它们通常被归类为“废物”，因此采购成本低廉；本研究中使用的</w:t>
      </w:r>
      <w:r w:rsidRPr="00D7602F">
        <w:t>BOS</w:t>
      </w:r>
      <w:r w:rsidRPr="00D7602F">
        <w:t>含有</w:t>
      </w:r>
      <w:r w:rsidRPr="00D7602F">
        <w:t>4-6%</w:t>
      </w:r>
      <w:r w:rsidRPr="00D7602F">
        <w:t>的生石灰</w:t>
      </w:r>
      <w:r w:rsidRPr="00D7602F">
        <w:t>(</w:t>
      </w:r>
      <w:proofErr w:type="spellStart"/>
      <w:r w:rsidRPr="00D7602F">
        <w:t>CaO</w:t>
      </w:r>
      <w:proofErr w:type="spellEnd"/>
      <w:r w:rsidRPr="00D7602F">
        <w:t>)</w:t>
      </w:r>
      <w:r w:rsidRPr="00D7602F">
        <w:t>，具有潜在的膨胀性，同时</w:t>
      </w:r>
      <w:r w:rsidRPr="00D7602F">
        <w:rPr>
          <w:rFonts w:hint="eastAsia"/>
        </w:rPr>
        <w:t>含有</w:t>
      </w:r>
      <w:r w:rsidRPr="00D7602F">
        <w:t>生石灰</w:t>
      </w:r>
      <w:r w:rsidRPr="00D7602F">
        <w:rPr>
          <w:rFonts w:hint="eastAsia"/>
        </w:rPr>
        <w:t>的钢渣</w:t>
      </w:r>
      <w:r w:rsidRPr="00D7602F">
        <w:t>能产生高</w:t>
      </w:r>
      <w:r w:rsidRPr="00D7602F">
        <w:t>pH</w:t>
      </w:r>
      <w:r w:rsidRPr="00D7602F">
        <w:t>的渗滤液。</w:t>
      </w:r>
    </w:p>
    <w:p w14:paraId="229197F4" w14:textId="23B58FF9" w:rsidR="0064202D" w:rsidRDefault="0064202D" w:rsidP="001B5AF8">
      <w:pPr>
        <w:pStyle w:val="Bf2"/>
        <w:rPr>
          <w:rFonts w:hint="eastAsia"/>
          <w:noProof/>
        </w:rPr>
      </w:pPr>
    </w:p>
    <w:p w14:paraId="51C22985" w14:textId="7F9F92C3" w:rsidR="00D7602F" w:rsidRDefault="00D7602F" w:rsidP="00D7602F">
      <w:pPr>
        <w:pStyle w:val="Bf2"/>
      </w:pPr>
      <w:r>
        <w:t>实验设置</w:t>
      </w:r>
      <w:r>
        <w:rPr>
          <w:rFonts w:hint="eastAsia"/>
        </w:rPr>
        <w:t>：</w:t>
      </w:r>
    </w:p>
    <w:p w14:paraId="20BFA1FE" w14:textId="6249B248" w:rsidR="00D7602F" w:rsidRDefault="00D7602F" w:rsidP="00D7602F">
      <w:pPr>
        <w:pStyle w:val="Bf2"/>
      </w:pPr>
      <w:r>
        <w:t>本工作中使用的</w:t>
      </w:r>
      <w:r>
        <w:t>BOS</w:t>
      </w:r>
      <w:r>
        <w:t>来自英国当地工厂，</w:t>
      </w:r>
      <w:r>
        <w:t>BOS</w:t>
      </w:r>
      <w:r>
        <w:t>是钢铁工业的副产品，其基质中生石灰浓度高</w:t>
      </w:r>
      <w:r>
        <w:t>(~ 4-6%)</w:t>
      </w:r>
      <w:r>
        <w:rPr>
          <w:rFonts w:hint="eastAsia"/>
        </w:rPr>
        <w:t>。</w:t>
      </w:r>
    </w:p>
    <w:p w14:paraId="65C02F2B" w14:textId="77777777" w:rsidR="00D7602F" w:rsidRDefault="00D7602F" w:rsidP="00D7602F">
      <w:pPr>
        <w:pStyle w:val="Bf2"/>
      </w:pPr>
      <w:r>
        <w:t>合成溶液：自来水</w:t>
      </w:r>
      <w:r>
        <w:t>+KH</w:t>
      </w:r>
      <w:r w:rsidRPr="00DC37D3">
        <w:rPr>
          <w:vertAlign w:val="subscript"/>
        </w:rPr>
        <w:t>2</w:t>
      </w:r>
      <w:r>
        <w:t>PO</w:t>
      </w:r>
      <w:r w:rsidRPr="00DC37D3">
        <w:rPr>
          <w:vertAlign w:val="subscript"/>
        </w:rPr>
        <w:t>4</w:t>
      </w:r>
      <w:r>
        <w:t xml:space="preserve"> </w:t>
      </w:r>
      <w:r>
        <w:t>，配制不同浓度的合成溶液。</w:t>
      </w:r>
    </w:p>
    <w:p w14:paraId="18DE6A60" w14:textId="763B665F" w:rsidR="00D7602F" w:rsidRDefault="00D7602F" w:rsidP="00D7602F">
      <w:pPr>
        <w:pStyle w:val="Bf2"/>
      </w:pPr>
      <w:r>
        <w:t>选择自来水的原因：（</w:t>
      </w:r>
      <w:r>
        <w:t>1</w:t>
      </w:r>
      <w:r>
        <w:t>）自来水含有天然水中存在的一系列离子，因此可以模拟自然环境条件（</w:t>
      </w:r>
      <w:r>
        <w:t>2</w:t>
      </w:r>
      <w:r>
        <w:t>）实验过程中需要大量的水</w:t>
      </w:r>
      <w:r>
        <w:t>(</w:t>
      </w:r>
      <w:r>
        <w:t>约</w:t>
      </w:r>
      <w:r>
        <w:t>1500</w:t>
      </w:r>
      <w:r>
        <w:t>升</w:t>
      </w:r>
      <w:r>
        <w:t>)</w:t>
      </w:r>
      <w:r>
        <w:t>，而使用实验室高纯度</w:t>
      </w:r>
      <w:r>
        <w:t>14MΩ</w:t>
      </w:r>
      <w:r>
        <w:t>去离子水显然不足以满足用量。</w:t>
      </w:r>
    </w:p>
    <w:p w14:paraId="27A3B1FA" w14:textId="4F051E5B" w:rsidR="00D7602F" w:rsidRDefault="00DC37D3" w:rsidP="00D7602F">
      <w:pPr>
        <w:pStyle w:val="Bf2"/>
      </w:pPr>
      <w:r>
        <w:t>B</w:t>
      </w:r>
      <w:r w:rsidR="00D7602F">
        <w:t>atch</w:t>
      </w:r>
      <w:r w:rsidR="00D7602F">
        <w:t>实验中用</w:t>
      </w:r>
      <w:r w:rsidR="00D7602F">
        <w:t xml:space="preserve">0.01 </w:t>
      </w:r>
      <w:proofErr w:type="spellStart"/>
      <w:r w:rsidR="00D7602F">
        <w:t>MHCl</w:t>
      </w:r>
      <w:proofErr w:type="spellEnd"/>
      <w:r w:rsidR="00D7602F">
        <w:t>和</w:t>
      </w:r>
      <w:r w:rsidR="00D7602F">
        <w:t>0.01 MKOH</w:t>
      </w:r>
      <w:r>
        <w:rPr>
          <w:rFonts w:hint="eastAsia"/>
        </w:rPr>
        <w:t>对</w:t>
      </w:r>
      <w:r w:rsidR="00D7602F">
        <w:t>溶液</w:t>
      </w:r>
      <w:r w:rsidR="00D7602F">
        <w:t>pH</w:t>
      </w:r>
      <w:r w:rsidR="00D7602F">
        <w:t>缓冲</w:t>
      </w:r>
      <w:r>
        <w:rPr>
          <w:rFonts w:hint="eastAsia"/>
        </w:rPr>
        <w:t>至</w:t>
      </w:r>
      <w:r>
        <w:rPr>
          <w:rFonts w:hint="eastAsia"/>
        </w:rPr>
        <w:t>7</w:t>
      </w:r>
      <w:r w:rsidR="00D7602F">
        <w:t>，离子强度保持在</w:t>
      </w:r>
      <w:r w:rsidR="00D7602F">
        <w:t>0.01 M</w:t>
      </w:r>
      <w:r w:rsidR="00D7602F">
        <w:t>（电导率与二级处理出水相当）</w:t>
      </w:r>
      <w:r>
        <w:rPr>
          <w:rFonts w:hint="eastAsia"/>
        </w:rPr>
        <w:t>，选取</w:t>
      </w:r>
      <w:r>
        <w:rPr>
          <w:rFonts w:hint="eastAsia"/>
        </w:rPr>
        <w:t>2</w:t>
      </w:r>
      <w:r>
        <w:t>0 mm</w:t>
      </w:r>
      <w:r>
        <w:rPr>
          <w:rFonts w:hint="eastAsia"/>
        </w:rPr>
        <w:t>粒径的</w:t>
      </w:r>
      <w:r>
        <w:rPr>
          <w:rFonts w:hint="eastAsia"/>
        </w:rPr>
        <w:t>B</w:t>
      </w:r>
      <w:r>
        <w:t>OS</w:t>
      </w:r>
      <w:r>
        <w:rPr>
          <w:rFonts w:hint="eastAsia"/>
        </w:rPr>
        <w:t>，</w:t>
      </w:r>
      <w:r>
        <w:rPr>
          <w:rFonts w:hint="eastAsia"/>
        </w:rPr>
        <w:t>通过研磨和筛网，获得一系列所需粒径。</w:t>
      </w:r>
    </w:p>
    <w:p w14:paraId="39955F13" w14:textId="1E11ECA2" w:rsidR="00DC37D3" w:rsidRDefault="00DC37D3" w:rsidP="00DC37D3">
      <w:pPr>
        <w:pStyle w:val="Bf2"/>
      </w:pPr>
      <w:r>
        <w:rPr>
          <w:rFonts w:hint="eastAsia"/>
        </w:rPr>
        <w:t>连续流实验分为</w:t>
      </w:r>
      <w:r>
        <w:t>A</w:t>
      </w:r>
      <w:r>
        <w:rPr>
          <w:rFonts w:hint="eastAsia"/>
        </w:rPr>
        <w:t>、</w:t>
      </w:r>
      <w:r>
        <w:rPr>
          <w:rFonts w:hint="eastAsia"/>
        </w:rPr>
        <w:t>B</w:t>
      </w:r>
      <w:r>
        <w:rPr>
          <w:rFonts w:hint="eastAsia"/>
        </w:rPr>
        <w:t>两组。</w:t>
      </w:r>
      <w:r w:rsidR="00D7602F">
        <w:t>A</w:t>
      </w:r>
      <w:r w:rsidR="00D7602F">
        <w:t>组</w:t>
      </w:r>
      <w:r w:rsidR="00D7602F">
        <w:t>(</w:t>
      </w:r>
      <w:r w:rsidR="00D7602F">
        <w:t>水力停留时间：</w:t>
      </w:r>
      <w:r w:rsidR="00D7602F">
        <w:t>4~22</w:t>
      </w:r>
      <w:r w:rsidR="00D7602F">
        <w:t>小时</w:t>
      </w:r>
      <w:r w:rsidR="00D7602F">
        <w:t>)</w:t>
      </w:r>
      <w:r w:rsidR="00D7602F">
        <w:t>在低磷浓度</w:t>
      </w:r>
      <w:r w:rsidR="00D7602F">
        <w:t>(1</w:t>
      </w:r>
      <w:r w:rsidR="00D7602F">
        <w:t>、</w:t>
      </w:r>
      <w:r w:rsidR="00D7602F">
        <w:t>5</w:t>
      </w:r>
      <w:r w:rsidR="00D7602F">
        <w:t>、</w:t>
      </w:r>
      <w:r w:rsidR="00D7602F">
        <w:t>15</w:t>
      </w:r>
      <w:r w:rsidR="00D7602F">
        <w:t>、</w:t>
      </w:r>
      <w:r w:rsidR="00D7602F">
        <w:t>25</w:t>
      </w:r>
      <w:r w:rsidR="00D7602F">
        <w:t>、</w:t>
      </w:r>
      <w:r w:rsidR="00D7602F">
        <w:t>50 mg/L)</w:t>
      </w:r>
      <w:r w:rsidR="00D7602F">
        <w:t>下运行</w:t>
      </w:r>
      <w:r w:rsidR="00D7602F">
        <w:t>406</w:t>
      </w:r>
      <w:r w:rsidR="00D7602F">
        <w:t>天</w:t>
      </w:r>
      <w:r>
        <w:rPr>
          <w:rFonts w:hint="eastAsia"/>
        </w:rPr>
        <w:t>；</w:t>
      </w:r>
      <w:r w:rsidR="00D7602F">
        <w:t>B</w:t>
      </w:r>
      <w:r w:rsidR="00D7602F">
        <w:t>组</w:t>
      </w:r>
      <w:r w:rsidR="00D7602F">
        <w:t>(</w:t>
      </w:r>
      <w:r w:rsidR="00D7602F">
        <w:t>水力停留时间</w:t>
      </w:r>
      <w:r w:rsidR="00D7602F">
        <w:t>8</w:t>
      </w:r>
      <w:r w:rsidR="00D7602F">
        <w:t>小时</w:t>
      </w:r>
      <w:r w:rsidR="00D7602F">
        <w:t>)</w:t>
      </w:r>
      <w:r w:rsidR="00D7602F">
        <w:t>在高磷浓度</w:t>
      </w:r>
      <w:r w:rsidR="00D7602F">
        <w:t>(100-300 mg/L)</w:t>
      </w:r>
      <w:r w:rsidR="00D7602F">
        <w:t>下运行</w:t>
      </w:r>
      <w:r w:rsidR="00D7602F">
        <w:t>306</w:t>
      </w:r>
      <w:r w:rsidR="00D7602F">
        <w:t>天。</w:t>
      </w:r>
      <w:r>
        <w:rPr>
          <w:rFonts w:hint="eastAsia"/>
        </w:rPr>
        <w:t>连续流中</w:t>
      </w:r>
      <w:r w:rsidRPr="00DC37D3">
        <w:t>使用的</w:t>
      </w:r>
      <w:r w:rsidRPr="00DC37D3">
        <w:t>BOS</w:t>
      </w:r>
      <w:r w:rsidRPr="00DC37D3">
        <w:t>尺寸为</w:t>
      </w:r>
      <w:r w:rsidRPr="00DC37D3">
        <w:t>20</w:t>
      </w:r>
      <w:r>
        <w:t xml:space="preserve"> </w:t>
      </w:r>
      <w:r w:rsidRPr="00DC37D3">
        <w:t>mm</w:t>
      </w:r>
      <w:r w:rsidRPr="00DC37D3">
        <w:t>而不是活性更强的小颗粒（＜</w:t>
      </w:r>
      <w:r w:rsidRPr="00DC37D3">
        <w:t>5</w:t>
      </w:r>
      <w:r>
        <w:t xml:space="preserve"> </w:t>
      </w:r>
      <w:r w:rsidRPr="00DC37D3">
        <w:t>mm</w:t>
      </w:r>
      <w:r w:rsidRPr="00DC37D3">
        <w:t>），因为</w:t>
      </w:r>
      <w:r w:rsidRPr="00DC37D3">
        <w:t>20</w:t>
      </w:r>
      <w:r>
        <w:t xml:space="preserve"> </w:t>
      </w:r>
      <w:r w:rsidRPr="00DC37D3">
        <w:t>mm</w:t>
      </w:r>
      <w:r w:rsidRPr="00DC37D3">
        <w:t>尺寸的渗透系数更大，更适合反应器，小颗粒容易粘结聚集，不利于流动。</w:t>
      </w:r>
    </w:p>
    <w:p w14:paraId="1D86AAB5" w14:textId="326D2076" w:rsidR="00D7602F" w:rsidRPr="00DC37D3" w:rsidRDefault="00D7602F" w:rsidP="00DC37D3">
      <w:pPr>
        <w:pStyle w:val="Bf2"/>
      </w:pPr>
    </w:p>
    <w:p w14:paraId="3F801FF3" w14:textId="7B6A616C" w:rsidR="001B5AF8" w:rsidRPr="00743210" w:rsidRDefault="00DC37D3" w:rsidP="001B5AF8">
      <w:pPr>
        <w:pStyle w:val="B8"/>
        <w:rPr>
          <w:rFonts w:ascii="宋体" w:eastAsia="宋体" w:hAnsi="宋体"/>
          <w:b/>
          <w:bCs/>
        </w:rPr>
      </w:pPr>
      <w:r w:rsidRPr="00DC37D3">
        <w:rPr>
          <w:rFonts w:ascii="宋体" w:eastAsia="宋体" w:hAnsi="宋体"/>
          <w:b/>
          <w:bCs/>
        </w:rPr>
        <w:t>Batch实验</w:t>
      </w:r>
    </w:p>
    <w:p w14:paraId="6C3C1B66" w14:textId="77777777" w:rsidR="00DC37D3" w:rsidRDefault="00DC37D3" w:rsidP="00DC37D3">
      <w:pPr>
        <w:pStyle w:val="Bf2"/>
      </w:pPr>
      <w:r>
        <w:t>1.pH</w:t>
      </w:r>
      <w:r>
        <w:t>的影响</w:t>
      </w:r>
    </w:p>
    <w:p w14:paraId="3B497861" w14:textId="77777777" w:rsidR="00DC37D3" w:rsidRDefault="00DC37D3" w:rsidP="00DC37D3">
      <w:pPr>
        <w:pStyle w:val="Bf2"/>
      </w:pPr>
    </w:p>
    <w:p w14:paraId="55277504" w14:textId="34CB047F" w:rsidR="00DC37D3" w:rsidRDefault="00DC37D3" w:rsidP="00DC37D3">
      <w:pPr>
        <w:pStyle w:val="Bf2"/>
        <w:rPr>
          <w:rFonts w:hint="eastAsia"/>
        </w:rPr>
      </w:pPr>
      <w:r>
        <w:rPr>
          <w:rFonts w:hint="eastAsia"/>
          <w:noProof/>
        </w:rPr>
        <w:lastRenderedPageBreak/>
        <w:drawing>
          <wp:anchor distT="0" distB="0" distL="114300" distR="114300" simplePos="0" relativeHeight="251656704" behindDoc="0" locked="0" layoutInCell="1" allowOverlap="1" wp14:anchorId="41C834E1" wp14:editId="17DF2278">
            <wp:simplePos x="0" y="0"/>
            <wp:positionH relativeFrom="column">
              <wp:posOffset>320040</wp:posOffset>
            </wp:positionH>
            <wp:positionV relativeFrom="paragraph">
              <wp:posOffset>137160</wp:posOffset>
            </wp:positionV>
            <wp:extent cx="5274310" cy="3018790"/>
            <wp:effectExtent l="0" t="0" r="0" b="0"/>
            <wp:wrapSquare wrapText="bothSides"/>
            <wp:docPr id="964661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61116" name="图片 964661116"/>
                    <pic:cNvPicPr/>
                  </pic:nvPicPr>
                  <pic:blipFill>
                    <a:blip r:embed="rId9">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anchor>
        </w:drawing>
      </w:r>
    </w:p>
    <w:p w14:paraId="58F402FA" w14:textId="76479FD1" w:rsidR="00DC37D3" w:rsidRDefault="00DC37D3" w:rsidP="00DC37D3">
      <w:pPr>
        <w:pStyle w:val="Bf2"/>
      </w:pPr>
      <w:r>
        <w:t>现象：在初始</w:t>
      </w:r>
      <w:r>
        <w:t>pH</w:t>
      </w:r>
      <w:r>
        <w:t>和平衡</w:t>
      </w:r>
      <w:r>
        <w:t>pH</w:t>
      </w:r>
      <w:r>
        <w:t>（即</w:t>
      </w:r>
      <w:r>
        <w:rPr>
          <w:rFonts w:hint="eastAsia"/>
        </w:rPr>
        <w:t>化学平衡时</w:t>
      </w:r>
      <w:r>
        <w:t>的</w:t>
      </w:r>
      <w:r>
        <w:t>pH</w:t>
      </w:r>
      <w:r>
        <w:t>）最高时</w:t>
      </w:r>
      <w:r>
        <w:t xml:space="preserve"> </w:t>
      </w:r>
      <w:r>
        <w:t>，</w:t>
      </w:r>
      <w:r>
        <w:t>P</w:t>
      </w:r>
      <w:r>
        <w:t>去除率最高。初始</w:t>
      </w:r>
      <w:r>
        <w:t>pH</w:t>
      </w:r>
      <w:r>
        <w:t>为</w:t>
      </w:r>
      <w:r>
        <w:t>2</w:t>
      </w:r>
      <w:r>
        <w:rPr>
          <w:rFonts w:hint="eastAsia"/>
        </w:rPr>
        <w:t>同时</w:t>
      </w:r>
      <w:r>
        <w:t>平衡</w:t>
      </w:r>
      <w:r>
        <w:t>pH</w:t>
      </w:r>
      <w:r>
        <w:t>＞</w:t>
      </w:r>
      <w:r>
        <w:t>5</w:t>
      </w:r>
      <w:r>
        <w:t>时，去除率为</w:t>
      </w:r>
      <w:r>
        <w:t>5.9 mg/g</w:t>
      </w:r>
      <w:r>
        <w:t>，初始</w:t>
      </w:r>
      <w:r>
        <w:t>pH</w:t>
      </w:r>
      <w:r>
        <w:t>为</w:t>
      </w:r>
      <w:r>
        <w:t>12</w:t>
      </w:r>
      <w:r>
        <w:t>平衡</w:t>
      </w:r>
      <w:r>
        <w:t>pH</w:t>
      </w:r>
      <w:r>
        <w:t>接近</w:t>
      </w:r>
      <w:r>
        <w:t>8</w:t>
      </w:r>
      <w:r>
        <w:t>时，去除率为</w:t>
      </w:r>
      <w:r>
        <w:t>9.62 mg/g</w:t>
      </w:r>
      <w:r>
        <w:t>。</w:t>
      </w:r>
    </w:p>
    <w:p w14:paraId="24231274" w14:textId="7F6E4228" w:rsidR="00DC37D3" w:rsidRDefault="00DC37D3" w:rsidP="00DC37D3">
      <w:pPr>
        <w:pStyle w:val="Bf2"/>
      </w:pPr>
      <w:r>
        <w:t>分析：在</w:t>
      </w:r>
      <w:r>
        <w:t>pH 4-7.5</w:t>
      </w:r>
      <w:r>
        <w:t>时</w:t>
      </w:r>
      <w:r>
        <w:rPr>
          <w:rFonts w:hint="eastAsia"/>
        </w:rPr>
        <w:t>B</w:t>
      </w:r>
      <w:r>
        <w:t>OS</w:t>
      </w:r>
      <w:r>
        <w:rPr>
          <w:rFonts w:hint="eastAsia"/>
        </w:rPr>
        <w:t>的</w:t>
      </w:r>
      <w:r>
        <w:t>金属氧化物</w:t>
      </w:r>
      <w:r>
        <w:t>(</w:t>
      </w:r>
      <w:r>
        <w:t>A</w:t>
      </w:r>
      <w:r>
        <w:rPr>
          <w:rFonts w:hint="eastAsia"/>
        </w:rPr>
        <w:t>l</w:t>
      </w:r>
      <w:r w:rsidRPr="00DC37D3">
        <w:rPr>
          <w:vertAlign w:val="subscript"/>
        </w:rPr>
        <w:t>2</w:t>
      </w:r>
      <w:r>
        <w:t>O</w:t>
      </w:r>
      <w:r w:rsidRPr="00DC37D3">
        <w:rPr>
          <w:vertAlign w:val="subscript"/>
        </w:rPr>
        <w:t>3</w:t>
      </w:r>
      <w:r>
        <w:rPr>
          <w:rFonts w:hint="eastAsia"/>
        </w:rPr>
        <w:t>、</w:t>
      </w:r>
      <w:r>
        <w:rPr>
          <w:rFonts w:hint="eastAsia"/>
        </w:rPr>
        <w:t>Fe</w:t>
      </w:r>
      <w:r>
        <w:t>O</w:t>
      </w:r>
      <w:r>
        <w:rPr>
          <w:rFonts w:hint="eastAsia"/>
        </w:rPr>
        <w:t>、</w:t>
      </w:r>
      <w:r>
        <w:rPr>
          <w:rFonts w:hint="eastAsia"/>
        </w:rPr>
        <w:t>Fe</w:t>
      </w:r>
      <w:r w:rsidRPr="00DC37D3">
        <w:rPr>
          <w:vertAlign w:val="subscript"/>
        </w:rPr>
        <w:t>2</w:t>
      </w:r>
      <w:r>
        <w:t>O</w:t>
      </w:r>
      <w:r w:rsidRPr="00DC37D3">
        <w:rPr>
          <w:vertAlign w:val="subscript"/>
        </w:rPr>
        <w:t>3</w:t>
      </w:r>
      <w:r>
        <w:t>)</w:t>
      </w:r>
      <w:r>
        <w:rPr>
          <w:rFonts w:hint="eastAsia"/>
        </w:rPr>
        <w:t>表面</w:t>
      </w:r>
      <w:proofErr w:type="gramStart"/>
      <w:r>
        <w:t>吸附占</w:t>
      </w:r>
      <w:proofErr w:type="gramEnd"/>
      <w:r>
        <w:t>主导</w:t>
      </w:r>
      <w:r>
        <w:rPr>
          <w:rFonts w:hint="eastAsia"/>
        </w:rPr>
        <w:t>（可能是因为此时</w:t>
      </w:r>
      <w:r>
        <w:rPr>
          <w:rFonts w:hint="eastAsia"/>
        </w:rPr>
        <w:t>p</w:t>
      </w:r>
      <w:r>
        <w:t>H</w:t>
      </w:r>
      <w:r>
        <w:rPr>
          <w:rFonts w:hint="eastAsia"/>
        </w:rPr>
        <w:t>仍不足以溶解金属氧化物释放金属离子，进而形成磷沉淀，因此，此时金属氧化物更倾向于利用表面的活性位点对</w:t>
      </w:r>
      <w:proofErr w:type="gramStart"/>
      <w:r>
        <w:rPr>
          <w:rFonts w:hint="eastAsia"/>
        </w:rPr>
        <w:t>磷进行</w:t>
      </w:r>
      <w:proofErr w:type="gramEnd"/>
      <w:r>
        <w:rPr>
          <w:rFonts w:hint="eastAsia"/>
        </w:rPr>
        <w:t>吸附？）</w:t>
      </w:r>
      <w:r>
        <w:t>；由于金属氧化物表面对</w:t>
      </w:r>
      <w:r>
        <w:t>P</w:t>
      </w:r>
      <w:r>
        <w:t>的吸附随着</w:t>
      </w:r>
      <w:r>
        <w:t>pH</w:t>
      </w:r>
      <w:r>
        <w:t>增加而降低</w:t>
      </w:r>
      <w:r>
        <w:rPr>
          <w:rFonts w:hint="eastAsia"/>
        </w:rPr>
        <w:t>（可能是因为</w:t>
      </w:r>
      <w:r>
        <w:rPr>
          <w:rFonts w:hint="eastAsia"/>
        </w:rPr>
        <w:t>p</w:t>
      </w:r>
      <w:r>
        <w:t>H</w:t>
      </w:r>
      <w:r>
        <w:rPr>
          <w:rFonts w:hint="eastAsia"/>
        </w:rPr>
        <w:t>升高促进磷沉淀的形成？）</w:t>
      </w:r>
      <w:r>
        <w:t>，因此在较高</w:t>
      </w:r>
      <w:r>
        <w:t>pH</w:t>
      </w:r>
      <w:r>
        <w:t>下，</w:t>
      </w:r>
      <w:r>
        <w:t>BOS</w:t>
      </w:r>
      <w:r>
        <w:t>更有可能通过沉淀而不是吸附来去除</w:t>
      </w:r>
      <w:r>
        <w:t>P</w:t>
      </w:r>
      <w:r>
        <w:t>；提高初始、平衡</w:t>
      </w:r>
      <w:r>
        <w:t>pH</w:t>
      </w:r>
      <w:r>
        <w:t>和溶液中钙浓度，可能会促进</w:t>
      </w:r>
      <w:proofErr w:type="spellStart"/>
      <w:r>
        <w:rPr>
          <w:rFonts w:hint="eastAsia"/>
        </w:rPr>
        <w:t>Ca</w:t>
      </w:r>
      <w:r>
        <w:t>P</w:t>
      </w:r>
      <w:proofErr w:type="spellEnd"/>
      <w:r>
        <w:t>在</w:t>
      </w:r>
      <w:r>
        <w:t>BOS</w:t>
      </w:r>
      <w:r>
        <w:t>表面的沉淀；</w:t>
      </w:r>
      <w:r>
        <w:t>Khelifi</w:t>
      </w:r>
      <w:r>
        <w:t>等人和</w:t>
      </w:r>
      <w:r>
        <w:t>Søvik</w:t>
      </w:r>
      <w:r>
        <w:t>和</w:t>
      </w:r>
      <w:proofErr w:type="spellStart"/>
      <w:r>
        <w:t>Klove</w:t>
      </w:r>
      <w:proofErr w:type="spellEnd"/>
      <w:r>
        <w:t>认为</w:t>
      </w:r>
      <w:proofErr w:type="spellStart"/>
      <w:r>
        <w:rPr>
          <w:rFonts w:hint="eastAsia"/>
        </w:rPr>
        <w:t>Ca</w:t>
      </w:r>
      <w:r>
        <w:t>P</w:t>
      </w:r>
      <w:proofErr w:type="spellEnd"/>
      <w:r>
        <w:t>的化学沉淀会自发发生，并且是</w:t>
      </w:r>
      <w:r>
        <w:t>pH≥8</w:t>
      </w:r>
      <w:r>
        <w:t>时主要除磷过程。</w:t>
      </w:r>
    </w:p>
    <w:p w14:paraId="5B722999" w14:textId="7E49EA64" w:rsidR="00DC37D3" w:rsidRDefault="00DC37D3" w:rsidP="00DC37D3">
      <w:pPr>
        <w:pStyle w:val="Bf2"/>
        <w:rPr>
          <w:rFonts w:hint="eastAsia"/>
        </w:rPr>
      </w:pPr>
      <w:r>
        <w:rPr>
          <w:rFonts w:hint="eastAsia"/>
        </w:rPr>
        <w:t>疑问：为什么初始</w:t>
      </w:r>
      <w:r>
        <w:rPr>
          <w:rFonts w:hint="eastAsia"/>
        </w:rPr>
        <w:t>p</w:t>
      </w:r>
      <w:r>
        <w:t>H</w:t>
      </w:r>
      <w:r>
        <w:rPr>
          <w:rFonts w:hint="eastAsia"/>
        </w:rPr>
        <w:t>为</w:t>
      </w:r>
      <w:r>
        <w:rPr>
          <w:rFonts w:hint="eastAsia"/>
        </w:rPr>
        <w:t>2</w:t>
      </w:r>
      <w:r>
        <w:rPr>
          <w:rFonts w:hint="eastAsia"/>
        </w:rPr>
        <w:t>时，反应平衡后的</w:t>
      </w:r>
      <w:r>
        <w:rPr>
          <w:rFonts w:hint="eastAsia"/>
        </w:rPr>
        <w:t>p</w:t>
      </w:r>
      <w:r>
        <w:t>H</w:t>
      </w:r>
      <w:r>
        <w:rPr>
          <w:rFonts w:hint="eastAsia"/>
        </w:rPr>
        <w:t>并不接近中性？是因为</w:t>
      </w:r>
      <w:r>
        <w:t>pH</w:t>
      </w:r>
      <w:r>
        <w:rPr>
          <w:rFonts w:hint="eastAsia"/>
        </w:rPr>
        <w:t>过低无法缓冲吗？</w:t>
      </w:r>
    </w:p>
    <w:p w14:paraId="7087B99D" w14:textId="64877B8F" w:rsidR="00DC37D3" w:rsidRDefault="00DC37D3" w:rsidP="00DC37D3">
      <w:pPr>
        <w:pStyle w:val="Bf2"/>
      </w:pPr>
      <w:r>
        <w:rPr>
          <w:rFonts w:hint="eastAsia"/>
          <w:noProof/>
        </w:rPr>
        <w:lastRenderedPageBreak/>
        <w:drawing>
          <wp:anchor distT="0" distB="0" distL="114300" distR="114300" simplePos="0" relativeHeight="251661824" behindDoc="0" locked="0" layoutInCell="1" allowOverlap="1" wp14:anchorId="727F04E8" wp14:editId="15A8697E">
            <wp:simplePos x="0" y="0"/>
            <wp:positionH relativeFrom="column">
              <wp:posOffset>304800</wp:posOffset>
            </wp:positionH>
            <wp:positionV relativeFrom="paragraph">
              <wp:posOffset>474980</wp:posOffset>
            </wp:positionV>
            <wp:extent cx="5274310" cy="3359150"/>
            <wp:effectExtent l="0" t="0" r="0" b="0"/>
            <wp:wrapSquare wrapText="bothSides"/>
            <wp:docPr id="7842100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0018" name="图片 784210018"/>
                    <pic:cNvPicPr/>
                  </pic:nvPicPr>
                  <pic:blipFill>
                    <a:blip r:embed="rId10">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anchor>
        </w:drawing>
      </w:r>
      <w:r>
        <w:t>2.</w:t>
      </w:r>
      <w:r>
        <w:t>初始磷浓度的影响</w:t>
      </w:r>
    </w:p>
    <w:p w14:paraId="7CC64569" w14:textId="2BC5F652" w:rsidR="00DC37D3" w:rsidRDefault="00DC37D3" w:rsidP="00DC37D3">
      <w:pPr>
        <w:pStyle w:val="Bf2"/>
      </w:pPr>
    </w:p>
    <w:p w14:paraId="668DC8B4" w14:textId="0053004D" w:rsidR="00DC37D3" w:rsidRDefault="00DC37D3" w:rsidP="00DC37D3">
      <w:pPr>
        <w:pStyle w:val="Bf2"/>
      </w:pPr>
      <w:r>
        <w:t>现象：</w:t>
      </w:r>
      <w:r>
        <w:rPr>
          <w:rFonts w:hint="eastAsia"/>
        </w:rPr>
        <w:t>一方面，</w:t>
      </w:r>
      <w:r>
        <w:t>初始磷浓度和去除的磷</w:t>
      </w:r>
      <w:r>
        <w:rPr>
          <w:rFonts w:hint="eastAsia"/>
        </w:rPr>
        <w:t>（</w:t>
      </w:r>
      <w:r>
        <w:rPr>
          <w:rFonts w:hint="eastAsia"/>
        </w:rPr>
        <w:t>m</w:t>
      </w:r>
      <w:r>
        <w:t>g/g</w:t>
      </w:r>
      <w:r>
        <w:rPr>
          <w:rFonts w:hint="eastAsia"/>
        </w:rPr>
        <w:t>）</w:t>
      </w:r>
      <w:r>
        <w:t>之间存在强烈的正相关关系</w:t>
      </w:r>
      <w:r>
        <w:rPr>
          <w:rFonts w:hint="eastAsia"/>
        </w:rPr>
        <w:t>（即</w:t>
      </w:r>
      <w:r>
        <w:t>初始磷浓度越高，从溶液中去除的磷量也会相应增加</w:t>
      </w:r>
      <w:r>
        <w:rPr>
          <w:rFonts w:hint="eastAsia"/>
        </w:rPr>
        <w:t>）。另一方面，</w:t>
      </w:r>
      <w:r>
        <w:t>初始磷浓度与除磷的百分比之间存在相反的关系</w:t>
      </w:r>
      <w:r>
        <w:rPr>
          <w:rFonts w:hint="eastAsia"/>
        </w:rPr>
        <w:t>（即</w:t>
      </w:r>
      <w:r>
        <w:t>初始磷浓度越高，相对于初始浓度的磷去除百分比反而会降低</w:t>
      </w:r>
      <w:r>
        <w:rPr>
          <w:rFonts w:hint="eastAsia"/>
        </w:rPr>
        <w:t>）</w:t>
      </w:r>
    </w:p>
    <w:p w14:paraId="4F38012C" w14:textId="6C318419" w:rsidR="00DC37D3" w:rsidRDefault="00DC37D3" w:rsidP="00DC37D3">
      <w:pPr>
        <w:pStyle w:val="Bf2"/>
      </w:pPr>
      <w:r>
        <w:rPr>
          <w:rFonts w:hint="eastAsia"/>
        </w:rPr>
        <w:t>分析：</w:t>
      </w:r>
      <w:r>
        <w:t>这是因为随着初始磷浓度的增加，去除较高浓度的</w:t>
      </w:r>
      <w:proofErr w:type="gramStart"/>
      <w:r>
        <w:t>磷变得</w:t>
      </w:r>
      <w:proofErr w:type="gramEnd"/>
      <w:r>
        <w:t>更加困难，去除效率可能会降低。当初始磷浓度较低</w:t>
      </w:r>
      <w:r>
        <w:rPr>
          <w:rFonts w:hint="eastAsia"/>
        </w:rPr>
        <w:t>为</w:t>
      </w:r>
      <w:r>
        <w:t>1 ~ 25 mg/L</w:t>
      </w:r>
      <w:r>
        <w:rPr>
          <w:rFonts w:hint="eastAsia"/>
        </w:rPr>
        <w:t>（</w:t>
      </w:r>
      <w:r>
        <w:t>实际应用中最有可能遇到</w:t>
      </w:r>
      <w:r>
        <w:t>)</w:t>
      </w:r>
      <w:r>
        <w:t>时，磷的去除</w:t>
      </w:r>
      <w:r>
        <w:rPr>
          <w:rFonts w:hint="eastAsia"/>
        </w:rPr>
        <w:t>百分比</w:t>
      </w:r>
      <w:r>
        <w:t>较高</w:t>
      </w:r>
      <w:r>
        <w:t>(81.8 ~ 94.6%)</w:t>
      </w:r>
      <w:r>
        <w:t>。</w:t>
      </w:r>
    </w:p>
    <w:p w14:paraId="0D26BDE5" w14:textId="02257384" w:rsidR="00DC37D3" w:rsidRDefault="00DC37D3" w:rsidP="00DC37D3">
      <w:pPr>
        <w:pStyle w:val="Bf2"/>
      </w:pPr>
      <w:r>
        <w:rPr>
          <w:rFonts w:hint="eastAsia"/>
        </w:rPr>
        <w:t>现象：横坐标</w:t>
      </w:r>
      <w:r w:rsidRPr="00DC37D3">
        <w:t>初始</w:t>
      </w:r>
      <w:r w:rsidRPr="00DC37D3">
        <w:t>P</w:t>
      </w:r>
      <w:r w:rsidRPr="00DC37D3">
        <w:t>浓度</w:t>
      </w:r>
      <w:r>
        <w:rPr>
          <w:rFonts w:hint="eastAsia"/>
        </w:rPr>
        <w:t>为</w:t>
      </w:r>
      <w:r w:rsidRPr="00DC37D3">
        <w:t>0.1 mg/L</w:t>
      </w:r>
      <w:r>
        <w:rPr>
          <w:rFonts w:hint="eastAsia"/>
        </w:rPr>
        <w:t>时</w:t>
      </w:r>
      <w:r w:rsidRPr="00DC37D3">
        <w:t>，</w:t>
      </w:r>
      <w:r>
        <w:rPr>
          <w:rFonts w:hint="eastAsia"/>
        </w:rPr>
        <w:t>发现磷的去除百分比为负值。</w:t>
      </w:r>
    </w:p>
    <w:p w14:paraId="1F74CAEF" w14:textId="178F3A8B" w:rsidR="00DC37D3" w:rsidRPr="00DC37D3" w:rsidRDefault="00DC37D3" w:rsidP="00DC37D3">
      <w:pPr>
        <w:pStyle w:val="Bf2"/>
        <w:rPr>
          <w:rFonts w:hint="eastAsia"/>
        </w:rPr>
      </w:pPr>
      <w:r>
        <w:rPr>
          <w:rFonts w:hint="eastAsia"/>
        </w:rPr>
        <w:t>分析：说明</w:t>
      </w:r>
      <w:r>
        <w:rPr>
          <w:rFonts w:hint="eastAsia"/>
        </w:rPr>
        <w:t>B</w:t>
      </w:r>
      <w:r>
        <w:t>OS</w:t>
      </w:r>
      <w:r>
        <w:rPr>
          <w:rFonts w:hint="eastAsia"/>
        </w:rPr>
        <w:t>向溶液中提供了磷，而从</w:t>
      </w:r>
      <w:r>
        <w:rPr>
          <w:rFonts w:hint="eastAsia"/>
        </w:rPr>
        <w:t>B</w:t>
      </w:r>
      <w:r>
        <w:t>OS</w:t>
      </w:r>
      <w:r>
        <w:rPr>
          <w:rFonts w:hint="eastAsia"/>
        </w:rPr>
        <w:t>的组成中可知，</w:t>
      </w:r>
      <w:r>
        <w:rPr>
          <w:rFonts w:hint="eastAsia"/>
        </w:rPr>
        <w:t>B</w:t>
      </w:r>
      <w:r>
        <w:t>OS</w:t>
      </w:r>
      <w:r>
        <w:rPr>
          <w:rFonts w:hint="eastAsia"/>
        </w:rPr>
        <w:t>中存在少量磷</w:t>
      </w:r>
      <w:r w:rsidRPr="00DC37D3">
        <w:t>(</w:t>
      </w:r>
      <w:r>
        <w:rPr>
          <w:rFonts w:hint="eastAsia"/>
        </w:rPr>
        <w:t>存在</w:t>
      </w:r>
      <w:r w:rsidRPr="00DC37D3">
        <w:t>2-3% P</w:t>
      </w:r>
      <w:r w:rsidRPr="00DC37D3">
        <w:rPr>
          <w:vertAlign w:val="subscript"/>
        </w:rPr>
        <w:t>2</w:t>
      </w:r>
      <w:r w:rsidRPr="00DC37D3">
        <w:t>O</w:t>
      </w:r>
      <w:r w:rsidRPr="00DC37D3">
        <w:rPr>
          <w:vertAlign w:val="subscript"/>
        </w:rPr>
        <w:t>5</w:t>
      </w:r>
      <w:r w:rsidRPr="00DC37D3">
        <w:t>)</w:t>
      </w:r>
      <w:r>
        <w:rPr>
          <w:rFonts w:hint="eastAsia"/>
        </w:rPr>
        <w:t>，因此溶液磷浓度较低时，</w:t>
      </w:r>
      <w:r>
        <w:t>BOS</w:t>
      </w:r>
      <w:r>
        <w:rPr>
          <w:rFonts w:hint="eastAsia"/>
        </w:rPr>
        <w:t>中的少量</w:t>
      </w:r>
      <w:proofErr w:type="gramStart"/>
      <w:r>
        <w:rPr>
          <w:rFonts w:hint="eastAsia"/>
        </w:rPr>
        <w:t>磷发生</w:t>
      </w:r>
      <w:proofErr w:type="gramEnd"/>
      <w:r>
        <w:rPr>
          <w:rFonts w:hint="eastAsia"/>
        </w:rPr>
        <w:t>解吸，表现为溶液中磷浓度上升。</w:t>
      </w:r>
      <w:r w:rsidRPr="00DC37D3">
        <w:rPr>
          <w:rFonts w:hint="eastAsia"/>
        </w:rPr>
        <w:t xml:space="preserve"> </w:t>
      </w:r>
    </w:p>
    <w:p w14:paraId="777C0E0F" w14:textId="61D8FC9C" w:rsidR="00DC37D3" w:rsidRDefault="00DC37D3" w:rsidP="00DC37D3">
      <w:pPr>
        <w:pStyle w:val="Bf2"/>
      </w:pPr>
      <w:r>
        <w:t>现象：在初始磷浓度</w:t>
      </w:r>
      <w:r>
        <w:t>(50-1000 mg/L)</w:t>
      </w:r>
      <w:r>
        <w:t>下，观察到最高的磷去除率为</w:t>
      </w:r>
      <w:r>
        <w:t>89.97 mg/g</w:t>
      </w:r>
      <w:r>
        <w:t>，随着</w:t>
      </w:r>
      <w:r>
        <w:rPr>
          <w:rFonts w:hint="eastAsia"/>
        </w:rPr>
        <w:t>磷被去除</w:t>
      </w:r>
      <w:r>
        <w:t>，</w:t>
      </w:r>
      <w:r>
        <w:t>HAP</w:t>
      </w:r>
      <w:r>
        <w:t>的过饱和系数降低。</w:t>
      </w:r>
    </w:p>
    <w:p w14:paraId="6D345FEA" w14:textId="5C5FD798" w:rsidR="00DC37D3" w:rsidRDefault="00DC37D3" w:rsidP="00DC37D3">
      <w:pPr>
        <w:pStyle w:val="Bf2"/>
      </w:pPr>
      <w:r>
        <w:t>分析：合理推测</w:t>
      </w:r>
      <w:r>
        <w:t>P</w:t>
      </w:r>
      <w:r>
        <w:t>的去除很可能主要是通过形成</w:t>
      </w:r>
      <w:proofErr w:type="spellStart"/>
      <w:r>
        <w:t>CaP</w:t>
      </w:r>
      <w:proofErr w:type="spellEnd"/>
      <w:r>
        <w:t>沉淀。</w:t>
      </w:r>
    </w:p>
    <w:p w14:paraId="0D5087A0" w14:textId="77777777" w:rsidR="00DC37D3" w:rsidRDefault="00DC37D3" w:rsidP="00DC37D3">
      <w:pPr>
        <w:pStyle w:val="Bf2"/>
      </w:pPr>
      <w:r>
        <w:t>3.</w:t>
      </w:r>
      <w:r>
        <w:t>离子强度的影响</w:t>
      </w:r>
    </w:p>
    <w:p w14:paraId="656FC317" w14:textId="74096FCC" w:rsidR="00DC37D3" w:rsidRDefault="00DC37D3" w:rsidP="00DC37D3">
      <w:pPr>
        <w:pStyle w:val="Bf2"/>
      </w:pPr>
      <w:r>
        <w:t>在批次实验中，离子强度在</w:t>
      </w:r>
      <w:r>
        <w:t>0.001-1 M</w:t>
      </w:r>
      <w:r>
        <w:t>，除磷效率在</w:t>
      </w:r>
      <w:r>
        <w:t>8.71-9.30 mg/g</w:t>
      </w:r>
      <w:r>
        <w:t>，该范围内离子强度对</w:t>
      </w:r>
      <w:r>
        <w:t>BOS</w:t>
      </w:r>
      <w:r>
        <w:t>的除磷效率没有显著影响。</w:t>
      </w:r>
    </w:p>
    <w:p w14:paraId="0B9C2B84" w14:textId="77777777" w:rsidR="00DC37D3" w:rsidRDefault="00DC37D3" w:rsidP="00DC37D3">
      <w:pPr>
        <w:pStyle w:val="Bf2"/>
      </w:pPr>
      <w:r>
        <w:lastRenderedPageBreak/>
        <w:t>4.</w:t>
      </w:r>
      <w:r>
        <w:t>颗粒尺寸的影响</w:t>
      </w:r>
    </w:p>
    <w:p w14:paraId="013E187C" w14:textId="3EB4C257" w:rsidR="00DC37D3" w:rsidRDefault="00DC37D3" w:rsidP="00DC37D3">
      <w:pPr>
        <w:pStyle w:val="Bf2"/>
      </w:pPr>
      <w:r>
        <w:rPr>
          <w:rFonts w:hint="eastAsia"/>
        </w:rPr>
        <w:t>分析：</w:t>
      </w:r>
      <w:r>
        <w:t>在研磨过程中，</w:t>
      </w:r>
      <w:r>
        <w:t>BOS</w:t>
      </w:r>
      <w:r>
        <w:t>中最易磨成粉末的矿物首先解体，形成最细的组分</w:t>
      </w:r>
      <w:r>
        <w:t>(&lt;63</w:t>
      </w:r>
      <w:r>
        <w:t xml:space="preserve"> </w:t>
      </w:r>
      <w:r>
        <w:t>µm)</w:t>
      </w:r>
      <w:r>
        <w:t>，较硬的矿物组成较大的组分</w:t>
      </w:r>
      <w:r>
        <w:t>(</w:t>
      </w:r>
      <w:r>
        <w:t>可达</w:t>
      </w:r>
      <w:r>
        <w:t>2 mm</w:t>
      </w:r>
      <w:r>
        <w:t>）。因此，较易发生反应的矿物</w:t>
      </w:r>
      <w:r>
        <w:t>(</w:t>
      </w:r>
      <w:r>
        <w:t>如</w:t>
      </w:r>
      <w:proofErr w:type="spellStart"/>
      <w:r>
        <w:t>CaO</w:t>
      </w:r>
      <w:proofErr w:type="spellEnd"/>
      <w:r>
        <w:t>)</w:t>
      </w:r>
      <w:r>
        <w:t>也可能是较易磨成粉的矿物，形成最细的组分，通过潜在的反应增加</w:t>
      </w:r>
      <w:r>
        <w:t>P</w:t>
      </w:r>
      <w:r>
        <w:t>的去除，一般来说，</w:t>
      </w:r>
      <w:r>
        <w:t>P</w:t>
      </w:r>
      <w:r>
        <w:t>去除率随颗粒尺寸增大而减小；</w:t>
      </w:r>
    </w:p>
    <w:p w14:paraId="463E02FF" w14:textId="57D86864" w:rsidR="00DC37D3" w:rsidRDefault="00DC37D3" w:rsidP="00DC37D3">
      <w:pPr>
        <w:pStyle w:val="Bf2"/>
      </w:pPr>
      <w:r>
        <w:rPr>
          <w:rFonts w:hint="eastAsia"/>
        </w:rPr>
        <w:t>现象：</w:t>
      </w:r>
      <w:r>
        <w:t>在测试最大粒径</w:t>
      </w:r>
      <w:r>
        <w:t>(2-6 mm)</w:t>
      </w:r>
      <w:r>
        <w:t>去除率时，发现了一个异常结果，它具有最小的</w:t>
      </w:r>
      <w:r>
        <w:rPr>
          <w:rFonts w:hint="eastAsia"/>
        </w:rPr>
        <w:t>比</w:t>
      </w:r>
      <w:r>
        <w:t>表面积</w:t>
      </w:r>
      <w:r>
        <w:t>(0.7m</w:t>
      </w:r>
      <w:r w:rsidRPr="00DC37D3">
        <w:rPr>
          <w:vertAlign w:val="superscript"/>
        </w:rPr>
        <w:t>2</w:t>
      </w:r>
      <w:r>
        <w:t xml:space="preserve"> /g)</w:t>
      </w:r>
      <w:r>
        <w:t>，但除最细的</w:t>
      </w:r>
      <w:r>
        <w:t>&lt;63</w:t>
      </w:r>
      <w:r>
        <w:t xml:space="preserve"> </w:t>
      </w:r>
      <w:r>
        <w:t>µm</w:t>
      </w:r>
      <w:r>
        <w:t>颗粒外，它比其他所有颗粒都去除了更多的</w:t>
      </w:r>
      <w:r>
        <w:t>P</w:t>
      </w:r>
      <w:r>
        <w:t>；</w:t>
      </w:r>
    </w:p>
    <w:p w14:paraId="5405C216" w14:textId="3D0DD1BE" w:rsidR="00DC37D3" w:rsidRDefault="00DC37D3" w:rsidP="00DC37D3">
      <w:pPr>
        <w:pStyle w:val="Bf2"/>
      </w:pPr>
      <w:r>
        <w:rPr>
          <w:rFonts w:hint="eastAsia"/>
        </w:rPr>
        <w:t>分析：</w:t>
      </w:r>
      <w:r>
        <w:t>可能是因为在</w:t>
      </w:r>
      <w:r>
        <w:t>2-6</w:t>
      </w:r>
      <w:r>
        <w:t xml:space="preserve"> </w:t>
      </w:r>
      <w:r>
        <w:t>mm</w:t>
      </w:r>
      <w:r>
        <w:t>的尺寸上，较软易研磨的矿物还没有完全从较硬的矿物中分离，由于较小尺寸的颗粒附着在大颗粒表面上，这种</w:t>
      </w:r>
      <w:r>
        <w:t>2-6</w:t>
      </w:r>
      <w:r>
        <w:t xml:space="preserve"> </w:t>
      </w:r>
      <w:r>
        <w:t>mm</w:t>
      </w:r>
      <w:r>
        <w:t>尺寸的大颗粒也能表现活跃，除磷效率高；</w:t>
      </w:r>
    </w:p>
    <w:p w14:paraId="7BF395F0" w14:textId="6509F3CA" w:rsidR="00DC37D3" w:rsidRDefault="00DC37D3" w:rsidP="00DC37D3">
      <w:pPr>
        <w:pStyle w:val="Bf2"/>
      </w:pPr>
      <w:r>
        <w:rPr>
          <w:rFonts w:hint="eastAsia"/>
        </w:rPr>
        <w:t>结论：</w:t>
      </w:r>
      <w:r>
        <w:t>这表明，不对颗粒进行筛分，将各粒径的颗粒</w:t>
      </w:r>
      <w:r>
        <w:t>(0-6 mm)</w:t>
      </w:r>
      <w:r>
        <w:t>全面用于除</w:t>
      </w:r>
      <w:proofErr w:type="gramStart"/>
      <w:r>
        <w:t>磷处理</w:t>
      </w:r>
      <w:proofErr w:type="gramEnd"/>
      <w:r>
        <w:t>系统，也是可行的，能潜在降低实际成本。</w:t>
      </w:r>
    </w:p>
    <w:p w14:paraId="77F5A313" w14:textId="06873F83" w:rsidR="001B5AF8" w:rsidRPr="00ED74C7" w:rsidRDefault="00DC37D3" w:rsidP="001B5AF8">
      <w:pPr>
        <w:pStyle w:val="B8"/>
        <w:rPr>
          <w:rFonts w:ascii="宋体" w:eastAsia="宋体" w:hAnsi="宋体"/>
          <w:b/>
          <w:bCs/>
        </w:rPr>
      </w:pPr>
      <w:r w:rsidRPr="00DC37D3">
        <w:rPr>
          <w:rFonts w:ascii="宋体" w:eastAsia="宋体" w:hAnsi="宋体" w:hint="eastAsia"/>
          <w:b/>
          <w:bCs/>
        </w:rPr>
        <w:t>连续流实验</w:t>
      </w:r>
    </w:p>
    <w:p w14:paraId="58974EE6" w14:textId="6E042858" w:rsidR="00DC37D3" w:rsidRDefault="00DC37D3" w:rsidP="00DC37D3">
      <w:pPr>
        <w:pStyle w:val="Bf2"/>
        <w:rPr>
          <w:rFonts w:hint="eastAsia"/>
        </w:rPr>
      </w:pPr>
      <w:r>
        <w:t>在连续流实验中</w:t>
      </w:r>
      <w:r>
        <w:rPr>
          <w:rFonts w:hint="eastAsia"/>
        </w:rPr>
        <w:t>，设计了</w:t>
      </w:r>
      <w:r>
        <w:rPr>
          <w:rFonts w:hint="eastAsia"/>
        </w:rPr>
        <w:t>A</w:t>
      </w:r>
      <w:r>
        <w:rPr>
          <w:rFonts w:hint="eastAsia"/>
        </w:rPr>
        <w:t>、</w:t>
      </w:r>
      <w:r>
        <w:rPr>
          <w:rFonts w:hint="eastAsia"/>
        </w:rPr>
        <w:t>B</w:t>
      </w:r>
      <w:r>
        <w:rPr>
          <w:rFonts w:hint="eastAsia"/>
        </w:rPr>
        <w:t>两组进水磷浓度不同的实验</w:t>
      </w:r>
      <w:r>
        <w:t>，</w:t>
      </w:r>
      <w:r>
        <w:t>BOS</w:t>
      </w:r>
      <w:r>
        <w:t>除</w:t>
      </w:r>
      <w:r>
        <w:t>P</w:t>
      </w:r>
      <w:r>
        <w:t>与进水</w:t>
      </w:r>
      <w:r>
        <w:t>P</w:t>
      </w:r>
      <w:r>
        <w:t>浓度呈明显的线性关系。</w:t>
      </w:r>
    </w:p>
    <w:p w14:paraId="7721DA72" w14:textId="69C2762B" w:rsidR="00DC37D3" w:rsidRDefault="00DC37D3" w:rsidP="00DC37D3">
      <w:pPr>
        <w:pStyle w:val="Bf2"/>
      </w:pPr>
      <w:r>
        <w:rPr>
          <w:rFonts w:hint="eastAsia"/>
          <w:noProof/>
        </w:rPr>
        <w:drawing>
          <wp:anchor distT="0" distB="0" distL="114300" distR="114300" simplePos="0" relativeHeight="251665920" behindDoc="0" locked="0" layoutInCell="1" allowOverlap="1" wp14:anchorId="48E9472E" wp14:editId="172A1A22">
            <wp:simplePos x="0" y="0"/>
            <wp:positionH relativeFrom="column">
              <wp:posOffset>220980</wp:posOffset>
            </wp:positionH>
            <wp:positionV relativeFrom="paragraph">
              <wp:posOffset>408940</wp:posOffset>
            </wp:positionV>
            <wp:extent cx="5274310" cy="2032000"/>
            <wp:effectExtent l="0" t="0" r="0" b="0"/>
            <wp:wrapSquare wrapText="bothSides"/>
            <wp:docPr id="2757922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233" name="图片 2757922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32000"/>
                    </a:xfrm>
                    <a:prstGeom prst="rect">
                      <a:avLst/>
                    </a:prstGeom>
                  </pic:spPr>
                </pic:pic>
              </a:graphicData>
            </a:graphic>
          </wp:anchor>
        </w:drawing>
      </w:r>
    </w:p>
    <w:p w14:paraId="192C505B" w14:textId="652A43C7" w:rsidR="00DC37D3" w:rsidRDefault="00DC37D3" w:rsidP="00DC37D3">
      <w:pPr>
        <w:pStyle w:val="Bf2"/>
        <w:rPr>
          <w:rFonts w:hint="eastAsia"/>
        </w:rPr>
      </w:pPr>
    </w:p>
    <w:p w14:paraId="2DAFE819" w14:textId="316FEA48" w:rsidR="00DC37D3" w:rsidRDefault="00DC37D3" w:rsidP="00DC37D3">
      <w:pPr>
        <w:pStyle w:val="Bf2"/>
      </w:pPr>
      <w:r>
        <w:rPr>
          <w:rFonts w:hint="eastAsia"/>
        </w:rPr>
        <w:t>1</w:t>
      </w:r>
      <w:r>
        <w:t>.</w:t>
      </w:r>
      <w:r>
        <w:t>现象：</w:t>
      </w:r>
      <w:r>
        <w:t>A</w:t>
      </w:r>
      <w:r>
        <w:t>组</w:t>
      </w:r>
      <w:r>
        <w:rPr>
          <w:rFonts w:hint="eastAsia"/>
        </w:rPr>
        <w:t>，</w:t>
      </w:r>
      <w:r>
        <w:t>进水</w:t>
      </w:r>
      <w:r>
        <w:t>P</w:t>
      </w:r>
      <w:r>
        <w:t>浓度</w:t>
      </w:r>
      <w:r>
        <w:t>1-50 mg/L</w:t>
      </w:r>
      <w:r>
        <w:rPr>
          <w:rFonts w:hint="eastAsia"/>
        </w:rPr>
        <w:t>，</w:t>
      </w:r>
      <w:r>
        <w:rPr>
          <w:rFonts w:hint="eastAsia"/>
        </w:rPr>
        <w:t>H</w:t>
      </w:r>
      <w:r>
        <w:t>RT</w:t>
      </w:r>
      <w:r>
        <w:t>为</w:t>
      </w:r>
      <w:r>
        <w:t>8-22 h, P</w:t>
      </w:r>
      <w:r>
        <w:t>去除率为</w:t>
      </w:r>
      <w:r>
        <w:t>35-62%</w:t>
      </w:r>
      <w:r>
        <w:t>。初始磷浓度越高，相对于初始浓度的磷去除百分比会减少</w:t>
      </w:r>
      <w:r>
        <w:rPr>
          <w:rFonts w:hint="eastAsia"/>
        </w:rPr>
        <w:t>（即</w:t>
      </w:r>
      <w:r>
        <w:t>随着初始磷浓度的增加，去除效率变低，无法完全去除同样比例的磷</w:t>
      </w:r>
      <w:r>
        <w:rPr>
          <w:rFonts w:hint="eastAsia"/>
        </w:rPr>
        <w:t>）</w:t>
      </w:r>
      <w:r>
        <w:t>。</w:t>
      </w:r>
    </w:p>
    <w:p w14:paraId="4DE3FF54" w14:textId="1E9E09D0" w:rsidR="00DC37D3" w:rsidRPr="00DC37D3" w:rsidRDefault="00DC37D3" w:rsidP="00DC37D3">
      <w:pPr>
        <w:pStyle w:val="Bf2"/>
        <w:rPr>
          <w:rFonts w:hint="eastAsia"/>
        </w:rPr>
      </w:pPr>
      <w:r>
        <w:rPr>
          <w:rFonts w:hint="eastAsia"/>
        </w:rPr>
        <w:t>分析：</w:t>
      </w:r>
      <w:r>
        <w:t>这种情况可能是由于随着初始磷浓度的增加，</w:t>
      </w:r>
      <w:r>
        <w:rPr>
          <w:rFonts w:hint="eastAsia"/>
        </w:rPr>
        <w:t>B</w:t>
      </w:r>
      <w:r>
        <w:t>OS</w:t>
      </w:r>
      <w:r>
        <w:t>所能提供的吸附表面或</w:t>
      </w:r>
      <w:r>
        <w:rPr>
          <w:rFonts w:hint="eastAsia"/>
        </w:rPr>
        <w:t>沉淀</w:t>
      </w:r>
      <w:r>
        <w:t>机制的能力有限。当初始磷浓度很高时，磷的吸附或</w:t>
      </w:r>
      <w:r>
        <w:rPr>
          <w:rFonts w:hint="eastAsia"/>
        </w:rPr>
        <w:t>沉淀</w:t>
      </w:r>
      <w:r>
        <w:t>机制可能</w:t>
      </w:r>
      <w:r>
        <w:lastRenderedPageBreak/>
        <w:t>已经达到了饱和状态，无法再继续有效地去除更多的磷</w:t>
      </w:r>
      <w:r>
        <w:rPr>
          <w:rFonts w:hint="eastAsia"/>
        </w:rPr>
        <w:t>。</w:t>
      </w:r>
    </w:p>
    <w:p w14:paraId="44055EF6" w14:textId="77777777" w:rsidR="00DC37D3" w:rsidRDefault="00DC37D3" w:rsidP="00DC37D3">
      <w:pPr>
        <w:pStyle w:val="Bf2"/>
      </w:pPr>
      <w:r>
        <w:rPr>
          <w:rFonts w:hint="eastAsia"/>
        </w:rPr>
        <w:t>2</w:t>
      </w:r>
      <w:r>
        <w:t>.</w:t>
      </w:r>
      <w:r>
        <w:rPr>
          <w:rFonts w:hint="eastAsia"/>
        </w:rPr>
        <w:t>现象：</w:t>
      </w:r>
      <w:r>
        <w:t>在实验开始时，最低进水浓度为</w:t>
      </w:r>
      <w:r>
        <w:t>1 mg/L, 15</w:t>
      </w:r>
      <w:r>
        <w:t>天后去除率增加，几乎翻了一番，从</w:t>
      </w:r>
      <w:r>
        <w:t>32%</w:t>
      </w:r>
      <w:r>
        <w:t>增加到</w:t>
      </w:r>
      <w:r>
        <w:t>62%</w:t>
      </w:r>
      <w:r>
        <w:rPr>
          <w:rFonts w:hint="eastAsia"/>
        </w:rPr>
        <w:t>。</w:t>
      </w:r>
    </w:p>
    <w:p w14:paraId="4C7F27AF" w14:textId="49574966" w:rsidR="00DC37D3" w:rsidRDefault="00DC37D3" w:rsidP="00DC37D3">
      <w:pPr>
        <w:pStyle w:val="Bf2"/>
      </w:pPr>
      <w:r>
        <w:rPr>
          <w:rFonts w:hint="eastAsia"/>
        </w:rPr>
        <w:t>分析：</w:t>
      </w:r>
      <w:r>
        <w:t>这可能是</w:t>
      </w:r>
      <w:r>
        <w:rPr>
          <w:rFonts w:hint="eastAsia"/>
        </w:rPr>
        <w:t>因为</w:t>
      </w:r>
      <w:r>
        <w:t>最初吸附的</w:t>
      </w:r>
      <w:r>
        <w:t>P</w:t>
      </w:r>
      <w:r>
        <w:rPr>
          <w:rFonts w:hint="eastAsia"/>
        </w:rPr>
        <w:t>为后续沉淀提供成核位点，所以显著促进了</w:t>
      </w:r>
      <w:r>
        <w:rPr>
          <w:rFonts w:hint="eastAsia"/>
        </w:rPr>
        <w:t>P</w:t>
      </w:r>
      <w:r>
        <w:rPr>
          <w:rFonts w:hint="eastAsia"/>
        </w:rPr>
        <w:t>的沉淀去除</w:t>
      </w:r>
      <w:r>
        <w:t>。</w:t>
      </w:r>
    </w:p>
    <w:p w14:paraId="45224E00" w14:textId="1DBF5886" w:rsidR="00DC37D3" w:rsidRDefault="00DC37D3" w:rsidP="00DC37D3">
      <w:pPr>
        <w:pStyle w:val="Bf2"/>
      </w:pPr>
      <w:r>
        <w:rPr>
          <w:rFonts w:hint="eastAsia"/>
        </w:rPr>
        <w:t>3</w:t>
      </w:r>
      <w:r>
        <w:t>.</w:t>
      </w:r>
      <w:r>
        <w:t>现象：</w:t>
      </w:r>
      <w:r>
        <w:t>B</w:t>
      </w:r>
      <w:r>
        <w:t>组</w:t>
      </w:r>
      <w:r>
        <w:rPr>
          <w:rFonts w:hint="eastAsia"/>
        </w:rPr>
        <w:t>，</w:t>
      </w:r>
      <w:r>
        <w:t>进水</w:t>
      </w:r>
      <w:r>
        <w:t>P</w:t>
      </w:r>
      <w:r>
        <w:t>浓度</w:t>
      </w:r>
      <w:r>
        <w:t>100-300 mg/L, HRT</w:t>
      </w:r>
      <w:r>
        <w:rPr>
          <w:rFonts w:hint="eastAsia"/>
        </w:rPr>
        <w:t>为</w:t>
      </w:r>
      <w:r>
        <w:t>8 h</w:t>
      </w:r>
      <w:r>
        <w:rPr>
          <w:rFonts w:hint="eastAsia"/>
        </w:rPr>
        <w:t>。</w:t>
      </w:r>
      <w:r>
        <w:t>P</w:t>
      </w:r>
      <w:r>
        <w:t>的去除率最初非常高</w:t>
      </w:r>
      <w:r>
        <w:t>(</w:t>
      </w:r>
      <w:r>
        <w:t>最大</w:t>
      </w:r>
      <w:r>
        <w:t>74%</w:t>
      </w:r>
      <w:r>
        <w:t>，平均</w:t>
      </w:r>
      <w:r>
        <w:t>52%)</w:t>
      </w:r>
      <w:r>
        <w:t>，然后减少并逐渐达到更稳定的除磷效率</w:t>
      </w:r>
      <w:r>
        <w:t>(24%)</w:t>
      </w:r>
      <w:r>
        <w:t>。</w:t>
      </w:r>
    </w:p>
    <w:p w14:paraId="04DA14CD" w14:textId="77777777" w:rsidR="00DC37D3" w:rsidRDefault="00DC37D3" w:rsidP="00DC37D3">
      <w:pPr>
        <w:pStyle w:val="Bf2"/>
      </w:pPr>
      <w:r>
        <w:t>分析：最初的除磷效率高可能因为化学吸附过程。一开始，较易释放的</w:t>
      </w:r>
      <w:r>
        <w:t>Ca</w:t>
      </w:r>
      <w:r>
        <w:t>从</w:t>
      </w:r>
      <w:r>
        <w:t>BOS</w:t>
      </w:r>
      <w:r>
        <w:t>中浸出，随着</w:t>
      </w:r>
      <w:r>
        <w:t>BOS</w:t>
      </w:r>
      <w:r>
        <w:t>表面被沉淀覆盖，</w:t>
      </w:r>
      <w:r>
        <w:t>BOS</w:t>
      </w:r>
      <w:r>
        <w:t>无法释放</w:t>
      </w:r>
      <w:r>
        <w:t>Ca</w:t>
      </w:r>
      <w:r>
        <w:t>，因此只有进水溶液中的钙才能与磷反应</w:t>
      </w:r>
      <w:r>
        <w:rPr>
          <w:rFonts w:hint="eastAsia"/>
        </w:rPr>
        <w:t>，</w:t>
      </w:r>
      <w:r>
        <w:t>在此阶段，</w:t>
      </w:r>
      <w:r>
        <w:t>Ca</w:t>
      </w:r>
      <w:r>
        <w:t>是速率限制</w:t>
      </w:r>
      <w:r>
        <w:rPr>
          <w:rFonts w:hint="eastAsia"/>
        </w:rPr>
        <w:t>因素。</w:t>
      </w:r>
      <w:r>
        <w:t>因此磷去除逐渐减少并趋于稳定。</w:t>
      </w:r>
    </w:p>
    <w:p w14:paraId="50171F47" w14:textId="12D63D74" w:rsidR="00DC37D3" w:rsidRDefault="00DC37D3" w:rsidP="00DC37D3">
      <w:pPr>
        <w:pStyle w:val="Bf2"/>
      </w:pPr>
      <w:r>
        <w:rPr>
          <w:rFonts w:hint="eastAsia"/>
        </w:rPr>
        <w:t>结论：</w:t>
      </w:r>
      <w:r>
        <w:t>一旦</w:t>
      </w:r>
      <w:r>
        <w:t>BOS</w:t>
      </w:r>
      <w:r>
        <w:rPr>
          <w:rFonts w:hint="eastAsia"/>
        </w:rPr>
        <w:t>帮助</w:t>
      </w:r>
      <w:r>
        <w:t>磷沉淀初始成核，只要进水溶液中有持续的钙源，磷沉淀</w:t>
      </w:r>
      <w:r>
        <w:rPr>
          <w:rFonts w:hint="eastAsia"/>
        </w:rPr>
        <w:t>就能</w:t>
      </w:r>
      <w:r>
        <w:t>继续进行。这在</w:t>
      </w:r>
      <w:r>
        <w:rPr>
          <w:rFonts w:hint="eastAsia"/>
        </w:rPr>
        <w:t>A</w:t>
      </w:r>
      <w:r>
        <w:rPr>
          <w:rFonts w:hint="eastAsia"/>
        </w:rPr>
        <w:t>、</w:t>
      </w:r>
      <w:r>
        <w:t>B</w:t>
      </w:r>
      <w:r>
        <w:t>两组中都得到了证明，然而，在</w:t>
      </w:r>
      <w:r>
        <w:t>B</w:t>
      </w:r>
      <w:r>
        <w:t>组中，由于磷含量过高，其影响更为明显。</w:t>
      </w:r>
    </w:p>
    <w:p w14:paraId="6AB3C902" w14:textId="6ECCCAAD" w:rsidR="00DC37D3" w:rsidRDefault="00DC37D3" w:rsidP="00DC37D3">
      <w:pPr>
        <w:pStyle w:val="Bf2"/>
      </w:pPr>
      <w:r>
        <w:rPr>
          <w:rFonts w:hint="eastAsia"/>
        </w:rPr>
        <w:t>4</w:t>
      </w:r>
      <w:r>
        <w:t>.</w:t>
      </w:r>
      <w:r>
        <w:t>现象：经过</w:t>
      </w:r>
      <w:r>
        <w:t>306</w:t>
      </w:r>
      <w:r>
        <w:t>天的运行，</w:t>
      </w:r>
      <w:r>
        <w:t>B</w:t>
      </w:r>
      <w:r>
        <w:t>组反应器还没有</w:t>
      </w:r>
      <w:r>
        <w:rPr>
          <w:rFonts w:hint="eastAsia"/>
        </w:rPr>
        <w:t>到达容量上限。</w:t>
      </w:r>
      <w:r>
        <w:t>B</w:t>
      </w:r>
      <w:r>
        <w:t>组的反应柱已经收集了</w:t>
      </w:r>
      <w:r>
        <w:t>8.39 g/kg</w:t>
      </w:r>
      <w:r>
        <w:t>的磷。</w:t>
      </w:r>
    </w:p>
    <w:p w14:paraId="2217D95C" w14:textId="2C63B6A5" w:rsidR="00DC37D3" w:rsidRDefault="00DC37D3" w:rsidP="00DC37D3">
      <w:pPr>
        <w:pStyle w:val="Bf2"/>
      </w:pPr>
      <w:r>
        <w:rPr>
          <w:rFonts w:hint="eastAsia"/>
        </w:rPr>
        <w:t>分析：</w:t>
      </w:r>
      <w:r>
        <w:t>BOS</w:t>
      </w:r>
      <w:r>
        <w:t>在</w:t>
      </w:r>
      <w:r>
        <w:rPr>
          <w:rFonts w:hint="eastAsia"/>
        </w:rPr>
        <w:t>除磷上</w:t>
      </w:r>
      <w:r>
        <w:t>没有</w:t>
      </w:r>
      <w:r>
        <w:rPr>
          <w:rFonts w:hint="eastAsia"/>
        </w:rPr>
        <w:t>到达上限</w:t>
      </w:r>
      <w:r>
        <w:t>表明，</w:t>
      </w:r>
      <w:r>
        <w:t>P</w:t>
      </w:r>
      <w:r>
        <w:t>与</w:t>
      </w:r>
      <w:r>
        <w:rPr>
          <w:rFonts w:hint="eastAsia"/>
        </w:rPr>
        <w:t>溶液中</w:t>
      </w:r>
      <w:r>
        <w:t>钙</w:t>
      </w:r>
      <w:r>
        <w:rPr>
          <w:rFonts w:hint="eastAsia"/>
        </w:rPr>
        <w:t>（钙来源：进水中或</w:t>
      </w:r>
      <w:r>
        <w:rPr>
          <w:rFonts w:hint="eastAsia"/>
        </w:rPr>
        <w:t>B</w:t>
      </w:r>
      <w:r>
        <w:t>OS</w:t>
      </w:r>
      <w:r>
        <w:rPr>
          <w:rFonts w:hint="eastAsia"/>
        </w:rPr>
        <w:t>浸出）</w:t>
      </w:r>
      <w:r>
        <w:t>沉淀的同时，</w:t>
      </w:r>
      <w:r>
        <w:t>P</w:t>
      </w:r>
      <w:r>
        <w:t>浓度也在减少。</w:t>
      </w:r>
    </w:p>
    <w:p w14:paraId="07FA6DDA" w14:textId="2C7B4568" w:rsidR="00DC37D3" w:rsidRDefault="00DC37D3" w:rsidP="00DC37D3">
      <w:pPr>
        <w:pStyle w:val="Bf2"/>
      </w:pPr>
      <w:r>
        <w:rPr>
          <w:rFonts w:hint="eastAsia"/>
        </w:rPr>
        <w:t>5</w:t>
      </w:r>
      <w:r>
        <w:t>.</w:t>
      </w:r>
      <w:r>
        <w:t>现象：考虑反应柱内</w:t>
      </w:r>
      <w:r>
        <w:t>pH</w:t>
      </w:r>
      <w:r>
        <w:t>的变化，反应器进水溶液的平均</w:t>
      </w:r>
      <w:r>
        <w:t>pH</w:t>
      </w:r>
      <w:r>
        <w:t>值为</w:t>
      </w:r>
      <w:r>
        <w:t>7.20</w:t>
      </w:r>
      <w:r>
        <w:rPr>
          <w:rFonts w:hint="eastAsia"/>
        </w:rPr>
        <w:t>，</w:t>
      </w:r>
      <w:r>
        <w:t>出水</w:t>
      </w:r>
      <w:r>
        <w:rPr>
          <w:rFonts w:hint="eastAsia"/>
        </w:rPr>
        <w:t>口</w:t>
      </w:r>
      <w:r>
        <w:t>pH</w:t>
      </w:r>
      <w:r>
        <w:t>升高到</w:t>
      </w:r>
      <w:r>
        <w:t xml:space="preserve">7.62 </w:t>
      </w:r>
      <w:r>
        <w:rPr>
          <w:rFonts w:hint="eastAsia"/>
        </w:rPr>
        <w:t>，</w:t>
      </w:r>
      <w:r>
        <w:t>运行前</w:t>
      </w:r>
      <w:r>
        <w:t>48</w:t>
      </w:r>
      <w:r>
        <w:t>小时的平均出水</w:t>
      </w:r>
      <w:r>
        <w:t>pH</w:t>
      </w:r>
      <w:r>
        <w:t>为</w:t>
      </w:r>
      <w:r>
        <w:t>7.90</w:t>
      </w:r>
      <w:r>
        <w:t>。</w:t>
      </w:r>
    </w:p>
    <w:p w14:paraId="2D54E5FD" w14:textId="553EFD98" w:rsidR="00DC37D3" w:rsidRDefault="00DC37D3" w:rsidP="00DC37D3">
      <w:pPr>
        <w:pStyle w:val="Bf2"/>
      </w:pPr>
      <w:r>
        <w:t>分析：</w:t>
      </w:r>
      <w:r>
        <w:t>BOS</w:t>
      </w:r>
      <w:r>
        <w:t>的</w:t>
      </w:r>
      <w:r>
        <w:t>pH</w:t>
      </w:r>
      <w:r>
        <w:t>值没有显著升高，表明</w:t>
      </w:r>
      <w:r>
        <w:t>BOS</w:t>
      </w:r>
      <w:r>
        <w:t>与输入的</w:t>
      </w:r>
      <w:r>
        <w:t>P</w:t>
      </w:r>
      <w:r>
        <w:t>溶液反应迅速。研究认为，在</w:t>
      </w:r>
      <w:r>
        <w:t>pH≈8</w:t>
      </w:r>
      <w:r>
        <w:t>时，如果溶液中有足够的钙和磷，</w:t>
      </w:r>
      <w:r>
        <w:t>HAP</w:t>
      </w:r>
      <w:r>
        <w:t>会发生沉淀。</w:t>
      </w:r>
    </w:p>
    <w:p w14:paraId="3E1D7877" w14:textId="679CA022" w:rsidR="001B5AF8" w:rsidRDefault="00DC37D3" w:rsidP="001B5AF8">
      <w:pPr>
        <w:pStyle w:val="B8"/>
        <w:rPr>
          <w:rFonts w:ascii="宋体" w:eastAsia="宋体" w:hAnsi="宋体"/>
          <w:b/>
          <w:bCs/>
        </w:rPr>
      </w:pPr>
      <w:r w:rsidRPr="00DC37D3">
        <w:rPr>
          <w:rFonts w:ascii="宋体" w:eastAsia="宋体" w:hAnsi="宋体" w:hint="eastAsia"/>
          <w:b/>
          <w:bCs/>
        </w:rPr>
        <w:t>沉淀表征</w:t>
      </w:r>
    </w:p>
    <w:p w14:paraId="193F57BD" w14:textId="77777777" w:rsidR="00DC37D3" w:rsidRDefault="00DC37D3" w:rsidP="00DC37D3">
      <w:pPr>
        <w:pStyle w:val="Bf2"/>
      </w:pPr>
      <w:r>
        <w:t>约</w:t>
      </w:r>
      <w:r>
        <w:t>1</w:t>
      </w:r>
      <w:r>
        <w:t>个月后，</w:t>
      </w:r>
      <w:r>
        <w:t>BOS</w:t>
      </w:r>
      <w:r>
        <w:t>表面上能见到清晰的沉淀。</w:t>
      </w:r>
    </w:p>
    <w:p w14:paraId="2E15BB83" w14:textId="77777777" w:rsidR="00DC37D3" w:rsidRDefault="00DC37D3" w:rsidP="00DC37D3">
      <w:pPr>
        <w:pStyle w:val="Bf2"/>
      </w:pPr>
      <w:r>
        <w:t>1.</w:t>
      </w:r>
      <w:r>
        <w:t>现象：</w:t>
      </w:r>
      <w:r>
        <w:t>0</w:t>
      </w:r>
      <w:r>
        <w:t>个月（</w:t>
      </w:r>
      <w:r>
        <w:t>24h</w:t>
      </w:r>
      <w:r>
        <w:t>后），</w:t>
      </w:r>
      <w:r>
        <w:t>EDX</w:t>
      </w:r>
      <w:r>
        <w:t>和</w:t>
      </w:r>
      <w:r>
        <w:t>XRD</w:t>
      </w:r>
      <w:r>
        <w:t>图像表明（放大</w:t>
      </w:r>
      <w:r>
        <w:t>102</w:t>
      </w:r>
      <w:r>
        <w:t>倍），</w:t>
      </w:r>
      <w:r>
        <w:t>BOS</w:t>
      </w:r>
      <w:r>
        <w:t>表面主要是方解石（</w:t>
      </w:r>
      <w:r>
        <w:t>CaCO</w:t>
      </w:r>
      <w:r w:rsidRPr="00DC37D3">
        <w:rPr>
          <w:vertAlign w:val="subscript"/>
        </w:rPr>
        <w:t>3</w:t>
      </w:r>
      <w:r>
        <w:t>）、文石（</w:t>
      </w:r>
      <w:r>
        <w:t>CaCO</w:t>
      </w:r>
      <w:r w:rsidRPr="00DC37D3">
        <w:rPr>
          <w:vertAlign w:val="subscript"/>
        </w:rPr>
        <w:t>3</w:t>
      </w:r>
      <w:r>
        <w:t>）、波特兰石（</w:t>
      </w:r>
      <w:r>
        <w:t>Ca</w:t>
      </w:r>
      <w:r>
        <w:t>（</w:t>
      </w:r>
      <w:r>
        <w:t>OH</w:t>
      </w:r>
      <w:r>
        <w:t>）</w:t>
      </w:r>
      <w:r w:rsidRPr="00DC37D3">
        <w:rPr>
          <w:vertAlign w:val="subscript"/>
        </w:rPr>
        <w:t>2</w:t>
      </w:r>
      <w:r>
        <w:t>）；</w:t>
      </w:r>
      <w:r>
        <w:t>1</w:t>
      </w:r>
      <w:r>
        <w:t>个月后，</w:t>
      </w:r>
      <w:r>
        <w:t>EDX</w:t>
      </w:r>
      <w:r>
        <w:t>和</w:t>
      </w:r>
      <w:r>
        <w:t>XRD</w:t>
      </w:r>
      <w:r>
        <w:t>图像表明（放大倍数</w:t>
      </w:r>
      <w:r>
        <w:t>100</w:t>
      </w:r>
      <w:r>
        <w:t>倍），在细粒的方解石基质中，发现了较为完整清晰的磷酸氢钙（</w:t>
      </w:r>
      <w:r>
        <w:t>2H</w:t>
      </w:r>
      <w:r w:rsidRPr="00DC37D3">
        <w:rPr>
          <w:vertAlign w:val="subscript"/>
        </w:rPr>
        <w:t>2</w:t>
      </w:r>
      <w:r>
        <w:t>O·CaHPO</w:t>
      </w:r>
      <w:r w:rsidRPr="00DC37D3">
        <w:rPr>
          <w:vertAlign w:val="subscript"/>
        </w:rPr>
        <w:t>4</w:t>
      </w:r>
      <w:r>
        <w:t>）沉淀结晶；</w:t>
      </w:r>
      <w:r>
        <w:t>5</w:t>
      </w:r>
      <w:r>
        <w:t>个月后，</w:t>
      </w:r>
      <w:r>
        <w:t>EDX</w:t>
      </w:r>
      <w:r>
        <w:t>和</w:t>
      </w:r>
      <w:r>
        <w:t>XRD</w:t>
      </w:r>
      <w:r>
        <w:t>图像表明（放大倍数</w:t>
      </w:r>
      <w:r>
        <w:t>337</w:t>
      </w:r>
      <w:r>
        <w:t>倍），相比第</w:t>
      </w:r>
      <w:r>
        <w:t>1</w:t>
      </w:r>
      <w:r>
        <w:t>个月，结晶的质地纹理变得更好，存在磷酸氢钙和方解石以及新生成的</w:t>
      </w:r>
      <w:r>
        <w:t>OCP</w:t>
      </w:r>
      <w:r>
        <w:t>、磷酸亚铁（</w:t>
      </w:r>
      <w:r>
        <w:t>Fe</w:t>
      </w:r>
      <w:r>
        <w:t>（</w:t>
      </w:r>
      <w:r>
        <w:t>PO</w:t>
      </w:r>
      <w:r w:rsidRPr="00DC37D3">
        <w:rPr>
          <w:vertAlign w:val="subscript"/>
        </w:rPr>
        <w:t>4</w:t>
      </w:r>
      <w:r>
        <w:t>）</w:t>
      </w:r>
      <w:r w:rsidRPr="00DC37D3">
        <w:rPr>
          <w:vertAlign w:val="subscript"/>
        </w:rPr>
        <w:t>2</w:t>
      </w:r>
      <w:r>
        <w:t>）；</w:t>
      </w:r>
      <w:r>
        <w:t>5</w:t>
      </w:r>
      <w:r>
        <w:t>个月后，</w:t>
      </w:r>
      <w:r>
        <w:t>EDX</w:t>
      </w:r>
      <w:r>
        <w:t>和</w:t>
      </w:r>
      <w:r>
        <w:t>XRD</w:t>
      </w:r>
      <w:r>
        <w:t>图像表明（放大倍数</w:t>
      </w:r>
      <w:r>
        <w:t>350</w:t>
      </w:r>
      <w:r>
        <w:t>倍），沉淀有不同形状，盘状和球状，存</w:t>
      </w:r>
      <w:r>
        <w:lastRenderedPageBreak/>
        <w:t>在方解石、</w:t>
      </w:r>
      <w:r>
        <w:t>OCP</w:t>
      </w:r>
      <w:r>
        <w:t>和</w:t>
      </w:r>
      <w:r>
        <w:t>HAP</w:t>
      </w:r>
      <w:r>
        <w:t>；</w:t>
      </w:r>
      <w:r>
        <w:t>12</w:t>
      </w:r>
      <w:r>
        <w:t>个月后，</w:t>
      </w:r>
      <w:r>
        <w:t>EDX</w:t>
      </w:r>
      <w:r>
        <w:t>和</w:t>
      </w:r>
      <w:r>
        <w:t>XRD</w:t>
      </w:r>
      <w:r>
        <w:t>图像表明（放大倍数</w:t>
      </w:r>
      <w:r>
        <w:t>1000</w:t>
      </w:r>
      <w:r>
        <w:t>倍），非常细粒的基质中有球状晶体（＜</w:t>
      </w:r>
      <w:r>
        <w:t>5um</w:t>
      </w:r>
      <w:r>
        <w:t>），存在方解石、</w:t>
      </w:r>
      <w:r>
        <w:t>OCP</w:t>
      </w:r>
      <w:r>
        <w:t>和</w:t>
      </w:r>
      <w:r>
        <w:t>HAP</w:t>
      </w:r>
      <w:r>
        <w:t>。</w:t>
      </w:r>
    </w:p>
    <w:p w14:paraId="12C75FDE" w14:textId="77777777" w:rsidR="00DC37D3" w:rsidRDefault="00DC37D3" w:rsidP="00DC37D3">
      <w:pPr>
        <w:pStyle w:val="Bf2"/>
      </w:pPr>
      <w:r>
        <w:t>分析：第</w:t>
      </w:r>
      <w:r>
        <w:t>0</w:t>
      </w:r>
      <w:r>
        <w:t>个月（</w:t>
      </w:r>
      <w:r>
        <w:t>24h</w:t>
      </w:r>
      <w:r>
        <w:t>后），存在的沉淀主要为钙化物，形成原因主要与</w:t>
      </w:r>
      <w:r>
        <w:t>BOS</w:t>
      </w:r>
      <w:r>
        <w:t>的水解和</w:t>
      </w:r>
      <w:r>
        <w:t>CO2</w:t>
      </w:r>
      <w:r>
        <w:t>有关；</w:t>
      </w:r>
      <w:proofErr w:type="spellStart"/>
      <w:r>
        <w:t>CaP</w:t>
      </w:r>
      <w:proofErr w:type="spellEnd"/>
      <w:r>
        <w:t>的沉淀顺序：先形成最易溶的二水磷酸氢钙（</w:t>
      </w:r>
      <w:r>
        <w:t>2H</w:t>
      </w:r>
      <w:r w:rsidRPr="00DC37D3">
        <w:rPr>
          <w:vertAlign w:val="subscript"/>
        </w:rPr>
        <w:t>2</w:t>
      </w:r>
      <w:r>
        <w:t>O·CaHPO</w:t>
      </w:r>
      <w:r w:rsidRPr="00DC37D3">
        <w:rPr>
          <w:vertAlign w:val="subscript"/>
        </w:rPr>
        <w:t>4</w:t>
      </w:r>
      <w:r>
        <w:t>），然后是</w:t>
      </w:r>
      <w:r>
        <w:t>OCP</w:t>
      </w:r>
      <w:r>
        <w:t>和磷酸亚铁，最后产生最难溶的</w:t>
      </w:r>
      <w:r>
        <w:t>HAP</w:t>
      </w:r>
      <w:r>
        <w:t>；所有样品中都发现了方解石，该沉淀产物能为</w:t>
      </w:r>
      <w:r>
        <w:t>P</w:t>
      </w:r>
      <w:r>
        <w:t>提供吸附位点，进而促进</w:t>
      </w:r>
      <w:proofErr w:type="spellStart"/>
      <w:r>
        <w:t>CaP</w:t>
      </w:r>
      <w:proofErr w:type="spellEnd"/>
      <w:r>
        <w:t>沉淀。因为方解石的存在，使</w:t>
      </w:r>
      <w:proofErr w:type="spellStart"/>
      <w:r>
        <w:t>CaP</w:t>
      </w:r>
      <w:proofErr w:type="spellEnd"/>
      <w:r>
        <w:t>的吸附位点不断被补充，所以只要溶液中有可利用的钙和磷，就能持续除磷。</w:t>
      </w:r>
    </w:p>
    <w:p w14:paraId="05B581DF" w14:textId="6DA37744" w:rsidR="00DC37D3" w:rsidRDefault="00DC37D3" w:rsidP="00DC37D3">
      <w:pPr>
        <w:pStyle w:val="Bf2"/>
      </w:pPr>
      <w:r>
        <w:t>沉淀限制因素：</w:t>
      </w:r>
      <w:proofErr w:type="spellStart"/>
      <w:r>
        <w:t>CaP</w:t>
      </w:r>
      <w:proofErr w:type="spellEnd"/>
      <w:r>
        <w:t>沉淀的限制因素是碎屑间的孔隙度，是否有足够的孔隙使沉淀形成而不降低体系的渗透系数。</w:t>
      </w:r>
    </w:p>
    <w:p w14:paraId="1F4400A9" w14:textId="38A8D031" w:rsidR="00DC37D3" w:rsidRDefault="00DC37D3" w:rsidP="00DC37D3">
      <w:pPr>
        <w:pStyle w:val="Bf2"/>
      </w:pPr>
      <w:r>
        <w:t>2.</w:t>
      </w:r>
      <w:r>
        <w:t>现象：在处理过程中，观察到</w:t>
      </w:r>
      <w:r>
        <w:t>BOS</w:t>
      </w:r>
      <w:r>
        <w:t>碎屑上出现了扩张性破裂。</w:t>
      </w:r>
    </w:p>
    <w:p w14:paraId="0EDA1329" w14:textId="4EFE3331" w:rsidR="00DC37D3" w:rsidRDefault="00DC37D3" w:rsidP="00DC37D3">
      <w:pPr>
        <w:pStyle w:val="Bf2"/>
      </w:pPr>
      <w:r>
        <w:t>分析：</w:t>
      </w:r>
      <w:r>
        <w:t>”</w:t>
      </w:r>
      <w:r>
        <w:t>破裂</w:t>
      </w:r>
      <w:r>
        <w:t>“</w:t>
      </w:r>
      <w:r>
        <w:t>可能是因为</w:t>
      </w:r>
      <w:r>
        <w:t>BOS</w:t>
      </w:r>
      <w:r>
        <w:t>中生石灰的膨胀。</w:t>
      </w:r>
    </w:p>
    <w:p w14:paraId="5F1DD579" w14:textId="4AA84F78" w:rsidR="00DC37D3" w:rsidRDefault="00DC37D3" w:rsidP="00DC37D3">
      <w:pPr>
        <w:pStyle w:val="Bf2"/>
      </w:pPr>
      <w:r>
        <w:rPr>
          <w:rFonts w:hint="eastAsia"/>
          <w:noProof/>
        </w:rPr>
        <w:drawing>
          <wp:anchor distT="0" distB="0" distL="114300" distR="114300" simplePos="0" relativeHeight="251655680" behindDoc="0" locked="0" layoutInCell="1" allowOverlap="1" wp14:anchorId="66D40117" wp14:editId="7A9EE3D3">
            <wp:simplePos x="0" y="0"/>
            <wp:positionH relativeFrom="column">
              <wp:posOffset>0</wp:posOffset>
            </wp:positionH>
            <wp:positionV relativeFrom="paragraph">
              <wp:posOffset>1041400</wp:posOffset>
            </wp:positionV>
            <wp:extent cx="5274310" cy="3653790"/>
            <wp:effectExtent l="0" t="0" r="0" b="0"/>
            <wp:wrapSquare wrapText="bothSides"/>
            <wp:docPr id="212927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42" name="图片 212927442"/>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3790"/>
                    </a:xfrm>
                    <a:prstGeom prst="rect">
                      <a:avLst/>
                    </a:prstGeom>
                  </pic:spPr>
                </pic:pic>
              </a:graphicData>
            </a:graphic>
          </wp:anchor>
        </w:drawing>
      </w:r>
      <w:r>
        <w:t>疑问：原文中提到的</w:t>
      </w:r>
      <w:proofErr w:type="gramStart"/>
      <w:r>
        <w:t>”</w:t>
      </w:r>
      <w:proofErr w:type="gramEnd"/>
      <w:r>
        <w:t>time release“</w:t>
      </w:r>
      <w:r>
        <w:t>，是指的上文提到的</w:t>
      </w:r>
      <w:r>
        <w:t>BOS</w:t>
      </w:r>
      <w:r>
        <w:t>开始浸出较多</w:t>
      </w:r>
      <w:r>
        <w:t>Ca</w:t>
      </w:r>
      <w:r>
        <w:t>，随后随着沉淀覆盖</w:t>
      </w:r>
      <w:r>
        <w:t>BOS</w:t>
      </w:r>
      <w:r>
        <w:t>，导致</w:t>
      </w:r>
      <w:r>
        <w:t>Ca</w:t>
      </w:r>
      <w:r>
        <w:t>浸出较少，这样的一个</w:t>
      </w:r>
      <w:r>
        <w:t>Ca</w:t>
      </w:r>
      <w:r>
        <w:t>随时间而减少释放的过程吗？</w:t>
      </w:r>
    </w:p>
    <w:p w14:paraId="2FF86130" w14:textId="55D308D2" w:rsidR="00DC37D3" w:rsidRDefault="00DC37D3" w:rsidP="00DC37D3">
      <w:pPr>
        <w:pStyle w:val="Bf2"/>
        <w:ind w:firstLineChars="0" w:firstLine="0"/>
      </w:pPr>
    </w:p>
    <w:p w14:paraId="170D9C72" w14:textId="77777777" w:rsidR="00DC37D3" w:rsidRDefault="00DC37D3" w:rsidP="00DC37D3">
      <w:pPr>
        <w:pStyle w:val="Bf2"/>
      </w:pPr>
      <w:r>
        <w:t>3.</w:t>
      </w:r>
      <w:r>
        <w:t>现象：</w:t>
      </w:r>
      <w:r>
        <w:t>BOS</w:t>
      </w:r>
      <w:r>
        <w:t>碎屑的横截面显示，</w:t>
      </w:r>
      <w:r>
        <w:t>BOS</w:t>
      </w:r>
      <w:r>
        <w:t>表面有约</w:t>
      </w:r>
      <w:r>
        <w:t>250µm</w:t>
      </w:r>
      <w:r>
        <w:t>厚的沉淀外壳</w:t>
      </w:r>
      <w:r>
        <w:t>(</w:t>
      </w:r>
      <w:r>
        <w:t>含</w:t>
      </w:r>
      <w:r>
        <w:lastRenderedPageBreak/>
        <w:t>有</w:t>
      </w:r>
      <w:r>
        <w:t>Ca</w:t>
      </w:r>
      <w:r>
        <w:t>和</w:t>
      </w:r>
      <w:r>
        <w:t>P)</w:t>
      </w:r>
      <w:r>
        <w:t>，同时通过</w:t>
      </w:r>
      <w:r>
        <w:t>XRD</w:t>
      </w:r>
      <w:r>
        <w:t>和</w:t>
      </w:r>
      <w:r>
        <w:t>EDX</w:t>
      </w:r>
      <w:r>
        <w:t>对</w:t>
      </w:r>
      <w:r>
        <w:t>OCP</w:t>
      </w:r>
      <w:r>
        <w:t>和</w:t>
      </w:r>
      <w:r>
        <w:t>HAP</w:t>
      </w:r>
      <w:r>
        <w:t>进行了鉴定。</w:t>
      </w:r>
    </w:p>
    <w:p w14:paraId="00377D96" w14:textId="77777777" w:rsidR="00DC37D3" w:rsidRDefault="00DC37D3" w:rsidP="00DC37D3">
      <w:pPr>
        <w:pStyle w:val="Bf2"/>
      </w:pPr>
      <w:r>
        <w:t>现象：为了确定是否有</w:t>
      </w:r>
      <w:r>
        <w:t>P</w:t>
      </w:r>
      <w:r>
        <w:t>向</w:t>
      </w:r>
      <w:r>
        <w:t>BOS</w:t>
      </w:r>
      <w:r>
        <w:t>碎屑内扩散，制作了切片（</w:t>
      </w:r>
      <w:r>
        <w:t>BOS</w:t>
      </w:r>
      <w:r>
        <w:t>处理</w:t>
      </w:r>
      <w:r>
        <w:t>12</w:t>
      </w:r>
      <w:r>
        <w:t>个月后沉淀外壳的切片）。</w:t>
      </w:r>
    </w:p>
    <w:p w14:paraId="6BD9917F" w14:textId="77777777" w:rsidR="00DC37D3" w:rsidRDefault="00DC37D3" w:rsidP="00DC37D3">
      <w:pPr>
        <w:pStyle w:val="Bf2"/>
      </w:pPr>
      <w:r>
        <w:t>结论：最终数据表明</w:t>
      </w:r>
      <w:proofErr w:type="spellStart"/>
      <w:r>
        <w:t>CaP</w:t>
      </w:r>
      <w:proofErr w:type="spellEnd"/>
      <w:r>
        <w:t>只在</w:t>
      </w:r>
      <w:r>
        <w:t>BOS</w:t>
      </w:r>
      <w:r>
        <w:t>表面形成。</w:t>
      </w:r>
    </w:p>
    <w:p w14:paraId="14AFA336" w14:textId="77777777" w:rsidR="00DC37D3" w:rsidRDefault="00DC37D3" w:rsidP="00DC37D3">
      <w:pPr>
        <w:pStyle w:val="Bf2"/>
      </w:pPr>
      <w:r>
        <w:t>现象：切片处数据表明，点</w:t>
      </w:r>
      <w:r>
        <w:t>1</w:t>
      </w:r>
      <w:r>
        <w:t>处的组成为</w:t>
      </w:r>
      <w:r>
        <w:t>Ca</w:t>
      </w:r>
      <w:r>
        <w:t>和</w:t>
      </w:r>
      <w:r>
        <w:t>P</w:t>
      </w:r>
      <w:r>
        <w:t>，点</w:t>
      </w:r>
      <w:r>
        <w:t>3</w:t>
      </w:r>
      <w:r>
        <w:t>和</w:t>
      </w:r>
      <w:r>
        <w:t>4</w:t>
      </w:r>
      <w:r>
        <w:t>组成为</w:t>
      </w:r>
      <w:r>
        <w:t>Ca</w:t>
      </w:r>
      <w:r>
        <w:t>和</w:t>
      </w:r>
      <w:r>
        <w:t>Si</w:t>
      </w:r>
      <w:r>
        <w:t>，并没有</w:t>
      </w:r>
      <w:r>
        <w:t>P</w:t>
      </w:r>
      <w:r>
        <w:t>，点</w:t>
      </w:r>
      <w:r>
        <w:t>2</w:t>
      </w:r>
      <w:r>
        <w:t>处的组成为</w:t>
      </w:r>
      <w:r>
        <w:t>Ca</w:t>
      </w:r>
      <w:r>
        <w:t>，并没有</w:t>
      </w:r>
      <w:r>
        <w:t>P</w:t>
      </w:r>
      <w:r>
        <w:t>和</w:t>
      </w:r>
      <w:r>
        <w:t>Si</w:t>
      </w:r>
      <w:r>
        <w:t>。</w:t>
      </w:r>
    </w:p>
    <w:p w14:paraId="31150A09" w14:textId="77777777" w:rsidR="00DC37D3" w:rsidRDefault="00DC37D3" w:rsidP="00DC37D3">
      <w:pPr>
        <w:pStyle w:val="Bf2"/>
      </w:pPr>
      <w:r>
        <w:t>值得注意：处理</w:t>
      </w:r>
      <w:r>
        <w:t>5</w:t>
      </w:r>
      <w:r>
        <w:t>个月的</w:t>
      </w:r>
      <w:r>
        <w:t>BOS</w:t>
      </w:r>
      <w:r>
        <w:t>样品表明，在</w:t>
      </w:r>
      <w:r>
        <w:t>BOS</w:t>
      </w:r>
      <w:r>
        <w:t>表面存在磷酸亚铁</w:t>
      </w:r>
      <w:r>
        <w:t xml:space="preserve"> (Fe(PO</w:t>
      </w:r>
      <w:r w:rsidRPr="00DC37D3">
        <w:rPr>
          <w:vertAlign w:val="subscript"/>
        </w:rPr>
        <w:t>4</w:t>
      </w:r>
      <w:r>
        <w:t>)</w:t>
      </w:r>
      <w:r w:rsidRPr="00DC37D3">
        <w:rPr>
          <w:vertAlign w:val="subscript"/>
        </w:rPr>
        <w:t>2</w:t>
      </w:r>
      <w:r>
        <w:t>)</w:t>
      </w:r>
      <w:r>
        <w:t>，这种沉淀能在更酸的条件下</w:t>
      </w:r>
      <w:r>
        <w:t>(pH &lt; 7)</w:t>
      </w:r>
      <w:r>
        <w:t>形成，显然，因为可能的竞争效应，这不利于</w:t>
      </w:r>
      <w:proofErr w:type="spellStart"/>
      <w:r>
        <w:t>CaP</w:t>
      </w:r>
      <w:proofErr w:type="spellEnd"/>
      <w:r>
        <w:t>沉淀的形成。产生</w:t>
      </w:r>
      <w:r>
        <w:t>Fe(PO</w:t>
      </w:r>
      <w:r w:rsidRPr="00DC37D3">
        <w:rPr>
          <w:vertAlign w:val="subscript"/>
        </w:rPr>
        <w:t>4</w:t>
      </w:r>
      <w:r>
        <w:t>)</w:t>
      </w:r>
      <w:r w:rsidRPr="00DC37D3">
        <w:rPr>
          <w:vertAlign w:val="subscript"/>
        </w:rPr>
        <w:t>2</w:t>
      </w:r>
      <w:r>
        <w:t>沉淀的原因可能是</w:t>
      </w:r>
      <w:r>
        <w:t>BOS</w:t>
      </w:r>
      <w:r>
        <w:t>中的</w:t>
      </w:r>
      <w:r>
        <w:t>Fe</w:t>
      </w:r>
      <w:r>
        <w:t>与溶液中的</w:t>
      </w:r>
      <w:r>
        <w:t>P</w:t>
      </w:r>
      <w:r>
        <w:t>形成沉淀或作为吸附表面。因此，铁和磷的沉淀，也能作为一种除磷机制。</w:t>
      </w:r>
    </w:p>
    <w:p w14:paraId="433CEA30" w14:textId="2B467FF9" w:rsidR="00DC37D3" w:rsidRPr="00DC37D3" w:rsidRDefault="00DC37D3" w:rsidP="00DC37D3">
      <w:pPr>
        <w:pStyle w:val="Bf2"/>
        <w:ind w:firstLineChars="0" w:firstLine="0"/>
        <w:rPr>
          <w:rFonts w:hint="eastAsia"/>
        </w:rPr>
      </w:pPr>
    </w:p>
    <w:p w14:paraId="2BC0945B" w14:textId="22764265" w:rsidR="001B5AF8" w:rsidRDefault="00DC37D3" w:rsidP="001B5AF8">
      <w:pPr>
        <w:pStyle w:val="B8"/>
        <w:rPr>
          <w:rFonts w:ascii="宋体" w:eastAsia="宋体" w:hAnsi="宋体"/>
          <w:b/>
          <w:bCs/>
        </w:rPr>
      </w:pPr>
      <w:r w:rsidRPr="00DC37D3">
        <w:rPr>
          <w:rFonts w:ascii="宋体" w:eastAsia="宋体" w:hAnsi="宋体" w:hint="eastAsia"/>
          <w:b/>
          <w:bCs/>
        </w:rPr>
        <w:t>环境的启示</w:t>
      </w:r>
    </w:p>
    <w:p w14:paraId="10E93E12" w14:textId="6CBDE071" w:rsidR="00DC37D3" w:rsidRDefault="00DC37D3" w:rsidP="00DC37D3">
      <w:pPr>
        <w:pStyle w:val="Bf2"/>
      </w:pPr>
      <w:r>
        <w:t>现象：将</w:t>
      </w:r>
      <w:r>
        <w:rPr>
          <w:rFonts w:hint="eastAsia"/>
        </w:rPr>
        <w:t>体系</w:t>
      </w:r>
      <w:r>
        <w:t>用于连续流的自来水处理和</w:t>
      </w:r>
      <w:r>
        <w:t>SPLP (pH 4.20)</w:t>
      </w:r>
      <w:r>
        <w:t>、</w:t>
      </w:r>
      <w:r>
        <w:t>TCLP (pH 2.88)</w:t>
      </w:r>
      <w:r>
        <w:t>的水处理。</w:t>
      </w:r>
    </w:p>
    <w:p w14:paraId="5EFEF887" w14:textId="77777777" w:rsidR="00DC37D3" w:rsidRDefault="00DC37D3" w:rsidP="00DC37D3">
      <w:pPr>
        <w:pStyle w:val="Bf2"/>
      </w:pPr>
      <w:r>
        <w:t>结论：处理后的自来水出水</w:t>
      </w:r>
      <w:r>
        <w:t xml:space="preserve"> P &lt;0.1 mg/L</w:t>
      </w:r>
      <w:r>
        <w:t>。</w:t>
      </w:r>
      <w:r>
        <w:t>SPLP</w:t>
      </w:r>
      <w:r>
        <w:t>和</w:t>
      </w:r>
      <w:r>
        <w:t>TCLP</w:t>
      </w:r>
      <w:r>
        <w:t>的磷浓度较高，分别为</w:t>
      </w:r>
      <w:r>
        <w:t>86</w:t>
      </w:r>
      <w:r>
        <w:t>和</w:t>
      </w:r>
      <w:r>
        <w:t>564 mg/L</w:t>
      </w:r>
      <w:r>
        <w:t>。</w:t>
      </w:r>
    </w:p>
    <w:p w14:paraId="0C28234C" w14:textId="5BCBBB38" w:rsidR="001B5AF8" w:rsidRDefault="00DC37D3" w:rsidP="00DC37D3">
      <w:pPr>
        <w:pStyle w:val="Bf2"/>
        <w:rPr>
          <w:rFonts w:hint="eastAsia"/>
        </w:rPr>
      </w:pPr>
      <w:r>
        <w:t>分析：在</w:t>
      </w:r>
      <w:r>
        <w:t>SPLP</w:t>
      </w:r>
      <w:r>
        <w:t>和</w:t>
      </w:r>
      <w:r>
        <w:t>TCLP</w:t>
      </w:r>
      <w:r>
        <w:t>出水中，并没有发现潜在的有毒元素。这与</w:t>
      </w:r>
      <w:proofErr w:type="spellStart"/>
      <w:r>
        <w:t>Hedstro¨m</w:t>
      </w:r>
      <w:proofErr w:type="spellEnd"/>
      <w:r>
        <w:t>和</w:t>
      </w:r>
      <w:r>
        <w:t>Rastas</w:t>
      </w:r>
      <w:r>
        <w:t>所做的工作不同，他们认为使用炉渣作填充物，浸出硫化合物的风险相当大。然而，在这项工作中使用的</w:t>
      </w:r>
      <w:r>
        <w:t>BOS</w:t>
      </w:r>
      <w:r>
        <w:t>中不存在硫。</w:t>
      </w:r>
      <w:r>
        <w:t>BOS</w:t>
      </w:r>
      <w:r>
        <w:t>表面形成的一系列越来越稳定的</w:t>
      </w:r>
      <w:r>
        <w:t>P</w:t>
      </w:r>
      <w:r>
        <w:t>沉淀</w:t>
      </w:r>
      <w:r>
        <w:t>(OCP</w:t>
      </w:r>
      <w:r>
        <w:t>、磷酸亚铁和</w:t>
      </w:r>
      <w:r>
        <w:t>HAP)</w:t>
      </w:r>
      <w:r>
        <w:t>，这表明</w:t>
      </w:r>
      <w:r>
        <w:t>BOS</w:t>
      </w:r>
      <w:r>
        <w:t>很可能作为一种长期</w:t>
      </w:r>
      <w:proofErr w:type="gramStart"/>
      <w:r>
        <w:t>稳定除</w:t>
      </w:r>
      <w:proofErr w:type="gramEnd"/>
      <w:r>
        <w:t>磷的物质。</w:t>
      </w:r>
    </w:p>
    <w:p w14:paraId="2FBD5EC6" w14:textId="77777777" w:rsidR="001B5AF8" w:rsidRDefault="001B5AF8" w:rsidP="001B5AF8">
      <w:pPr>
        <w:pStyle w:val="B8"/>
        <w:rPr>
          <w:rFonts w:ascii="宋体" w:eastAsia="宋体" w:hAnsi="宋体"/>
          <w:b/>
          <w:bCs/>
        </w:rPr>
      </w:pPr>
      <w:r w:rsidRPr="00E42316">
        <w:rPr>
          <w:rFonts w:ascii="宋体" w:eastAsia="宋体" w:hAnsi="宋体" w:hint="eastAsia"/>
          <w:b/>
          <w:bCs/>
        </w:rPr>
        <w:t>创新点：</w:t>
      </w:r>
    </w:p>
    <w:p w14:paraId="0EE98C27" w14:textId="5F28AC91" w:rsidR="001B5AF8" w:rsidRPr="00DC37D3" w:rsidRDefault="001B5AF8" w:rsidP="001B5AF8">
      <w:pPr>
        <w:pStyle w:val="Bf2"/>
      </w:pPr>
      <w:r w:rsidRPr="00DC37D3">
        <w:t>1.</w:t>
      </w:r>
      <w:r w:rsidR="00DC37D3">
        <w:rPr>
          <w:rFonts w:hint="eastAsia"/>
        </w:rPr>
        <w:t>将工业“废物”用于磷去除和回收</w:t>
      </w:r>
      <w:r w:rsidR="00DC37D3" w:rsidRPr="00DC37D3">
        <w:t xml:space="preserve"> </w:t>
      </w:r>
    </w:p>
    <w:p w14:paraId="0E8248E2" w14:textId="77777777" w:rsidR="001B5AF8" w:rsidRPr="006D0996" w:rsidRDefault="001B5AF8" w:rsidP="001B5AF8">
      <w:pPr>
        <w:pStyle w:val="B8"/>
        <w:rPr>
          <w:rFonts w:ascii="宋体" w:eastAsia="宋体" w:hAnsi="宋体"/>
          <w:b/>
          <w:bCs/>
        </w:rPr>
      </w:pPr>
      <w:r w:rsidRPr="00E42316">
        <w:rPr>
          <w:rFonts w:ascii="宋体" w:eastAsia="宋体" w:hAnsi="宋体" w:hint="eastAsia"/>
          <w:b/>
          <w:bCs/>
        </w:rPr>
        <w:t>潜在研究方向：</w:t>
      </w:r>
    </w:p>
    <w:p w14:paraId="0079151C" w14:textId="0C5BF205" w:rsidR="00DC37D3" w:rsidRDefault="001B5AF8" w:rsidP="00DC37D3">
      <w:pPr>
        <w:pStyle w:val="Bf2"/>
      </w:pPr>
      <w:r w:rsidRPr="00DC37D3">
        <w:t>1.</w:t>
      </w:r>
      <w:r w:rsidR="00DC37D3">
        <w:rPr>
          <w:rFonts w:hint="eastAsia"/>
        </w:rPr>
        <w:t>将</w:t>
      </w:r>
      <w:r w:rsidR="00DC37D3">
        <w:rPr>
          <w:rFonts w:hint="eastAsia"/>
        </w:rPr>
        <w:t>B</w:t>
      </w:r>
      <w:r w:rsidR="00DC37D3">
        <w:t>OS</w:t>
      </w:r>
      <w:r w:rsidR="00DC37D3">
        <w:rPr>
          <w:rFonts w:hint="eastAsia"/>
        </w:rPr>
        <w:t>与组内电化学反应器结合，尝试将</w:t>
      </w:r>
      <w:r w:rsidR="00DC37D3">
        <w:rPr>
          <w:rFonts w:hint="eastAsia"/>
        </w:rPr>
        <w:t>B</w:t>
      </w:r>
      <w:r w:rsidR="00DC37D3">
        <w:t>OS</w:t>
      </w:r>
      <w:r w:rsidR="00DC37D3">
        <w:rPr>
          <w:rFonts w:hint="eastAsia"/>
        </w:rPr>
        <w:t>用作电池阳极填充物</w:t>
      </w:r>
      <w:r w:rsidRPr="00DC37D3">
        <w:t>。</w:t>
      </w:r>
    </w:p>
    <w:p w14:paraId="1385C54C" w14:textId="7935BBE7" w:rsidR="00DC37D3" w:rsidRPr="00DC37D3" w:rsidRDefault="00DC37D3" w:rsidP="00DC37D3">
      <w:pPr>
        <w:pStyle w:val="Bf2"/>
        <w:rPr>
          <w:rFonts w:hint="eastAsia"/>
        </w:rPr>
      </w:pPr>
      <w:r>
        <w:rPr>
          <w:rFonts w:hint="eastAsia"/>
        </w:rPr>
        <w:t>2</w:t>
      </w:r>
      <w:r>
        <w:t>.</w:t>
      </w:r>
      <w:r>
        <w:rPr>
          <w:rFonts w:hint="eastAsia"/>
        </w:rPr>
        <w:t>本工作主要考虑</w:t>
      </w:r>
      <w:r>
        <w:rPr>
          <w:rFonts w:hint="eastAsia"/>
        </w:rPr>
        <w:t>B</w:t>
      </w:r>
      <w:r>
        <w:t>OS</w:t>
      </w:r>
      <w:r>
        <w:rPr>
          <w:rFonts w:hint="eastAsia"/>
        </w:rPr>
        <w:t>的生石灰的影响，从</w:t>
      </w:r>
      <w:proofErr w:type="spellStart"/>
      <w:r>
        <w:rPr>
          <w:rFonts w:hint="eastAsia"/>
        </w:rPr>
        <w:t>Ca</w:t>
      </w:r>
      <w:r>
        <w:t>P</w:t>
      </w:r>
      <w:proofErr w:type="spellEnd"/>
      <w:r>
        <w:rPr>
          <w:rFonts w:hint="eastAsia"/>
        </w:rPr>
        <w:t>沉淀角度考虑磷的去除；可以尝试考虑</w:t>
      </w:r>
      <w:r>
        <w:rPr>
          <w:rFonts w:hint="eastAsia"/>
        </w:rPr>
        <w:t>B</w:t>
      </w:r>
      <w:r>
        <w:t>OS</w:t>
      </w:r>
      <w:r>
        <w:rPr>
          <w:rFonts w:hint="eastAsia"/>
        </w:rPr>
        <w:t>的</w:t>
      </w:r>
      <w:r>
        <w:t>F</w:t>
      </w:r>
      <w:r>
        <w:rPr>
          <w:rFonts w:hint="eastAsia"/>
        </w:rPr>
        <w:t>e</w:t>
      </w:r>
      <w:r>
        <w:rPr>
          <w:rFonts w:hint="eastAsia"/>
        </w:rPr>
        <w:t>、</w:t>
      </w:r>
      <w:r>
        <w:rPr>
          <w:rFonts w:hint="eastAsia"/>
        </w:rPr>
        <w:t>Al</w:t>
      </w:r>
      <w:r>
        <w:rPr>
          <w:rFonts w:hint="eastAsia"/>
        </w:rPr>
        <w:t>的影响，从形成磷酸铁和磷酸铝的角度考虑磷的去除。</w:t>
      </w:r>
    </w:p>
    <w:p w14:paraId="62C60204" w14:textId="77777777" w:rsidR="001B5AF8" w:rsidRPr="00E42316" w:rsidRDefault="001B5AF8" w:rsidP="001B5AF8">
      <w:pPr>
        <w:pStyle w:val="B8"/>
        <w:rPr>
          <w:rFonts w:ascii="宋体" w:eastAsia="宋体" w:hAnsi="宋体"/>
          <w:b/>
          <w:bCs/>
        </w:rPr>
      </w:pPr>
      <w:r w:rsidRPr="00E42316">
        <w:rPr>
          <w:rFonts w:ascii="宋体" w:eastAsia="宋体" w:hAnsi="宋体" w:hint="eastAsia"/>
          <w:b/>
          <w:bCs/>
        </w:rPr>
        <w:t>收获的基础知识：</w:t>
      </w:r>
    </w:p>
    <w:p w14:paraId="6341F933" w14:textId="79F00B8D" w:rsidR="0064202D" w:rsidRDefault="001B5AF8" w:rsidP="0064202D">
      <w:pPr>
        <w:pStyle w:val="Bf2"/>
        <w:rPr>
          <w:noProof/>
        </w:rPr>
      </w:pPr>
      <w:r>
        <w:t>1.</w:t>
      </w:r>
      <w:r w:rsidR="0064202D" w:rsidRPr="0064202D">
        <w:rPr>
          <w:rFonts w:hint="eastAsia"/>
          <w:noProof/>
        </w:rPr>
        <w:t xml:space="preserve"> </w:t>
      </w:r>
      <w:r w:rsidR="0064202D">
        <w:rPr>
          <w:rFonts w:hint="eastAsia"/>
          <w:noProof/>
        </w:rPr>
        <w:drawing>
          <wp:anchor distT="0" distB="0" distL="114300" distR="114300" simplePos="0" relativeHeight="251722752" behindDoc="0" locked="0" layoutInCell="1" allowOverlap="1" wp14:anchorId="6A29890E" wp14:editId="64471CD6">
            <wp:simplePos x="0" y="0"/>
            <wp:positionH relativeFrom="column">
              <wp:posOffset>175260</wp:posOffset>
            </wp:positionH>
            <wp:positionV relativeFrom="paragraph">
              <wp:posOffset>497840</wp:posOffset>
            </wp:positionV>
            <wp:extent cx="5274310" cy="2547620"/>
            <wp:effectExtent l="0" t="0" r="2540" b="5080"/>
            <wp:wrapSquare wrapText="bothSides"/>
            <wp:docPr id="725151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1829" name="图片 7251518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47620"/>
                    </a:xfrm>
                    <a:prstGeom prst="rect">
                      <a:avLst/>
                    </a:prstGeom>
                  </pic:spPr>
                </pic:pic>
              </a:graphicData>
            </a:graphic>
          </wp:anchor>
        </w:drawing>
      </w:r>
      <w:r w:rsidR="0064202D" w:rsidRPr="0064202D">
        <w:rPr>
          <w:rFonts w:hint="eastAsia"/>
          <w:noProof/>
        </w:rPr>
        <w:t>各种吸附除磷材料的除磷效率：</w:t>
      </w:r>
    </w:p>
    <w:p w14:paraId="3A8B9F74" w14:textId="77777777" w:rsidR="00D7602F" w:rsidRDefault="00D7602F" w:rsidP="001B5AF8">
      <w:pPr>
        <w:pStyle w:val="Bf2"/>
      </w:pPr>
    </w:p>
    <w:p w14:paraId="22BCC0C4" w14:textId="77777777" w:rsidR="00D7602F" w:rsidRDefault="001B5AF8" w:rsidP="00D7602F">
      <w:pPr>
        <w:pStyle w:val="Bf2"/>
      </w:pPr>
      <w:r w:rsidRPr="00D7602F">
        <w:t>2.</w:t>
      </w:r>
      <w:r w:rsidR="00D7602F" w:rsidRPr="00D7602F">
        <w:t xml:space="preserve"> </w:t>
      </w:r>
      <w:r w:rsidR="00D7602F">
        <w:t>BOS</w:t>
      </w:r>
      <w:r w:rsidR="00D7602F">
        <w:rPr>
          <w:rFonts w:hint="eastAsia"/>
        </w:rPr>
        <w:t>组成：</w:t>
      </w:r>
    </w:p>
    <w:p w14:paraId="15957893" w14:textId="5F1969C2" w:rsidR="00D7602F" w:rsidRPr="00D7602F" w:rsidRDefault="00D7602F" w:rsidP="00D7602F">
      <w:pPr>
        <w:pStyle w:val="Bf2"/>
      </w:pPr>
      <w:r w:rsidRPr="00D7602F">
        <w:t>XRD</w:t>
      </w:r>
      <w:r w:rsidRPr="00D7602F">
        <w:t>分析，该材料主要由含钙和含铁的矿物组成</w:t>
      </w:r>
      <w:r>
        <w:rPr>
          <w:rFonts w:hint="eastAsia"/>
        </w:rPr>
        <w:t>，</w:t>
      </w:r>
      <w:r w:rsidRPr="00D7602F">
        <w:t>包括硅酸二钙（</w:t>
      </w:r>
      <w:r w:rsidRPr="00D7602F">
        <w:t>C</w:t>
      </w:r>
      <w:r w:rsidRPr="00D7602F">
        <w:rPr>
          <w:vertAlign w:val="subscript"/>
        </w:rPr>
        <w:t>2</w:t>
      </w:r>
      <w:r w:rsidRPr="00D7602F">
        <w:t>S</w:t>
      </w:r>
      <w:r w:rsidRPr="00D7602F">
        <w:t>）和硅酸三钙（</w:t>
      </w:r>
      <w:r w:rsidRPr="00D7602F">
        <w:t>C</w:t>
      </w:r>
      <w:r w:rsidRPr="00D7602F">
        <w:rPr>
          <w:vertAlign w:val="subscript"/>
        </w:rPr>
        <w:t>3</w:t>
      </w:r>
      <w:r w:rsidRPr="00D7602F">
        <w:t>S</w:t>
      </w:r>
      <w:r w:rsidRPr="00D7602F">
        <w:t>）、钙石和铁氧体。</w:t>
      </w:r>
    </w:p>
    <w:p w14:paraId="223F5188" w14:textId="4FD13B56" w:rsidR="00D7602F" w:rsidRDefault="00D7602F" w:rsidP="00D7602F">
      <w:pPr>
        <w:pStyle w:val="Bf2"/>
      </w:pPr>
      <w:r w:rsidRPr="00D7602F">
        <w:t>XRF</w:t>
      </w:r>
      <w:r w:rsidRPr="00D7602F">
        <w:t>的分析</w:t>
      </w:r>
      <w:r>
        <w:rPr>
          <w:rFonts w:hint="eastAsia"/>
        </w:rPr>
        <w:t>，表明</w:t>
      </w:r>
      <w:r w:rsidRPr="00D7602F">
        <w:t>BOS</w:t>
      </w:r>
      <w:r w:rsidRPr="00D7602F">
        <w:t>的化学成分</w:t>
      </w:r>
      <w:r w:rsidRPr="00D7602F">
        <w:t>(</w:t>
      </w:r>
      <w:r w:rsidRPr="00D7602F">
        <w:t>以氧化物表示</w:t>
      </w:r>
      <w:r w:rsidRPr="00D7602F">
        <w:t>)</w:t>
      </w:r>
      <w:r>
        <w:rPr>
          <w:rFonts w:hint="eastAsia"/>
        </w:rPr>
        <w:t>为</w:t>
      </w:r>
      <w:proofErr w:type="spellStart"/>
      <w:r w:rsidRPr="00D7602F">
        <w:t>CaO</w:t>
      </w:r>
      <w:proofErr w:type="spellEnd"/>
      <w:r w:rsidRPr="00D7602F">
        <w:t>：</w:t>
      </w:r>
      <w:r w:rsidRPr="00D7602F">
        <w:t>42-44%</w:t>
      </w:r>
      <w:r w:rsidRPr="00D7602F">
        <w:t>，</w:t>
      </w:r>
      <w:r w:rsidRPr="00D7602F">
        <w:t>SiO</w:t>
      </w:r>
      <w:r w:rsidRPr="00D7602F">
        <w:rPr>
          <w:vertAlign w:val="subscript"/>
        </w:rPr>
        <w:t>2</w:t>
      </w:r>
      <w:r w:rsidRPr="00D7602F">
        <w:t>：</w:t>
      </w:r>
      <w:r w:rsidRPr="00D7602F">
        <w:t>10-12%</w:t>
      </w:r>
      <w:r w:rsidRPr="00D7602F">
        <w:t>，</w:t>
      </w:r>
      <w:r w:rsidRPr="00D7602F">
        <w:t>Al</w:t>
      </w:r>
      <w:r w:rsidRPr="00D7602F">
        <w:rPr>
          <w:vertAlign w:val="subscript"/>
        </w:rPr>
        <w:t>2</w:t>
      </w:r>
      <w:r w:rsidRPr="00D7602F">
        <w:t>O</w:t>
      </w:r>
      <w:r w:rsidRPr="00D7602F">
        <w:rPr>
          <w:vertAlign w:val="subscript"/>
        </w:rPr>
        <w:t>3</w:t>
      </w:r>
      <w:r w:rsidRPr="00D7602F">
        <w:t>：</w:t>
      </w:r>
      <w:r w:rsidRPr="00D7602F">
        <w:t>1.2-5.6%</w:t>
      </w:r>
      <w:r w:rsidRPr="00D7602F">
        <w:t>，</w:t>
      </w:r>
      <w:r w:rsidRPr="00D7602F">
        <w:t>MgO</w:t>
      </w:r>
      <w:r w:rsidRPr="00D7602F">
        <w:t>：</w:t>
      </w:r>
      <w:r w:rsidRPr="00D7602F">
        <w:t>5-6%</w:t>
      </w:r>
      <w:r w:rsidRPr="00D7602F">
        <w:t>，</w:t>
      </w:r>
      <w:r w:rsidRPr="00D7602F">
        <w:t>Total S</w:t>
      </w:r>
      <w:r w:rsidRPr="00D7602F">
        <w:t>：</w:t>
      </w:r>
      <w:r w:rsidRPr="00D7602F">
        <w:t>0%</w:t>
      </w:r>
      <w:r w:rsidRPr="00D7602F">
        <w:t>，</w:t>
      </w:r>
      <w:r w:rsidRPr="00D7602F">
        <w:t>Total Fe (FeO/Fe</w:t>
      </w:r>
      <w:r w:rsidRPr="00D7602F">
        <w:rPr>
          <w:vertAlign w:val="subscript"/>
        </w:rPr>
        <w:t>2</w:t>
      </w:r>
      <w:r w:rsidRPr="00D7602F">
        <w:t>O</w:t>
      </w:r>
      <w:r w:rsidRPr="00D7602F">
        <w:rPr>
          <w:vertAlign w:val="subscript"/>
        </w:rPr>
        <w:t>3</w:t>
      </w:r>
      <w:r w:rsidRPr="00D7602F">
        <w:t>)</w:t>
      </w:r>
      <w:r w:rsidRPr="00D7602F">
        <w:t>：</w:t>
      </w:r>
      <w:r w:rsidRPr="00D7602F">
        <w:t>27-31%</w:t>
      </w:r>
      <w:r w:rsidRPr="00D7602F">
        <w:t>，</w:t>
      </w:r>
      <w:proofErr w:type="spellStart"/>
      <w:r w:rsidRPr="00D7602F">
        <w:t>MnO</w:t>
      </w:r>
      <w:proofErr w:type="spellEnd"/>
      <w:r w:rsidRPr="00D7602F">
        <w:t>：</w:t>
      </w:r>
      <w:r w:rsidRPr="00D7602F">
        <w:t>3-6%</w:t>
      </w:r>
      <w:r w:rsidRPr="00D7602F">
        <w:t>，</w:t>
      </w:r>
      <w:r w:rsidRPr="00D7602F">
        <w:t>P</w:t>
      </w:r>
      <w:r w:rsidRPr="00D7602F">
        <w:rPr>
          <w:vertAlign w:val="subscript"/>
        </w:rPr>
        <w:t>2</w:t>
      </w:r>
      <w:r w:rsidRPr="00D7602F">
        <w:t>O</w:t>
      </w:r>
      <w:r w:rsidRPr="00D7602F">
        <w:rPr>
          <w:vertAlign w:val="subscript"/>
        </w:rPr>
        <w:t>5</w:t>
      </w:r>
      <w:r w:rsidRPr="00D7602F">
        <w:t>：</w:t>
      </w:r>
      <w:r w:rsidRPr="00D7602F">
        <w:t>2-3%</w:t>
      </w:r>
      <w:r w:rsidRPr="00D7602F">
        <w:t>，</w:t>
      </w:r>
      <w:r w:rsidRPr="00D7602F">
        <w:t>TiO</w:t>
      </w:r>
      <w:r w:rsidRPr="00D7602F">
        <w:rPr>
          <w:vertAlign w:val="subscript"/>
        </w:rPr>
        <w:t>2</w:t>
      </w:r>
      <w:r w:rsidRPr="00D7602F">
        <w:t>：</w:t>
      </w:r>
      <w:r w:rsidRPr="00D7602F">
        <w:t>0.5%</w:t>
      </w:r>
    </w:p>
    <w:p w14:paraId="64DA94FE" w14:textId="0B50051C" w:rsidR="00DC37D3" w:rsidRPr="00D7602F" w:rsidRDefault="00DC37D3" w:rsidP="00D7602F">
      <w:pPr>
        <w:pStyle w:val="Bf2"/>
      </w:pPr>
      <w:r>
        <w:rPr>
          <w:rFonts w:hint="eastAsia"/>
        </w:rPr>
        <w:t>3</w:t>
      </w:r>
      <w:r>
        <w:t>.</w:t>
      </w:r>
    </w:p>
    <w:p w14:paraId="25ACBE3A" w14:textId="1A785BD7" w:rsidR="001B5AF8" w:rsidRDefault="001B5AF8" w:rsidP="00DC37D3">
      <w:pPr>
        <w:pStyle w:val="Bf2"/>
        <w:ind w:firstLineChars="0" w:firstLine="0"/>
        <w:rPr>
          <w:rFonts w:hint="eastAsia"/>
        </w:rPr>
      </w:pPr>
    </w:p>
    <w:p w14:paraId="3FC89E8A" w14:textId="69D18373" w:rsidR="00626F68" w:rsidRPr="001B5AF8" w:rsidRDefault="004C255C" w:rsidP="001B5AF8">
      <w:pPr>
        <w:pStyle w:val="Bc"/>
      </w:pPr>
      <w:r w:rsidRPr="001B5AF8">
        <w:rPr>
          <w:rFonts w:hint="eastAsia"/>
        </w:rPr>
        <w:t>9</w:t>
      </w:r>
      <w:r w:rsidR="00626F68" w:rsidRPr="001B5AF8">
        <w:rPr>
          <w:rFonts w:hint="eastAsia"/>
        </w:rPr>
        <w:t>月第</w:t>
      </w:r>
      <w:r w:rsidRPr="001B5AF8">
        <w:rPr>
          <w:rFonts w:hint="eastAsia"/>
        </w:rPr>
        <w:t>一</w:t>
      </w:r>
      <w:r w:rsidR="00626F68" w:rsidRPr="001B5AF8">
        <w:rPr>
          <w:rFonts w:hint="eastAsia"/>
        </w:rPr>
        <w:t>次文献阅读报告</w:t>
      </w:r>
    </w:p>
    <w:p w14:paraId="0E76F744" w14:textId="6B319BEB" w:rsidR="00626F68" w:rsidRDefault="00626F68" w:rsidP="00626F68">
      <w:pPr>
        <w:pStyle w:val="Bf2"/>
      </w:pPr>
    </w:p>
    <w:p w14:paraId="04F8AB19" w14:textId="139B5FAC" w:rsidR="00626F68" w:rsidRPr="009315C1" w:rsidDel="00EE5F47" w:rsidRDefault="00933B59" w:rsidP="00626F68">
      <w:pPr>
        <w:pStyle w:val="Bf2"/>
        <w:ind w:firstLine="482"/>
        <w:rPr>
          <w:del w:id="0" w:author="Yang Lei" w:date="2023-09-10T14:37:00Z"/>
        </w:rPr>
      </w:pPr>
      <w:r>
        <w:rPr>
          <w:b/>
          <w:bCs/>
          <w:noProof/>
        </w:rPr>
        <w:drawing>
          <wp:anchor distT="0" distB="0" distL="114300" distR="114300" simplePos="0" relativeHeight="251683840" behindDoc="0" locked="0" layoutInCell="1" allowOverlap="1" wp14:anchorId="233E2BF6" wp14:editId="0995065F">
            <wp:simplePos x="0" y="0"/>
            <wp:positionH relativeFrom="column">
              <wp:posOffset>68580</wp:posOffset>
            </wp:positionH>
            <wp:positionV relativeFrom="paragraph">
              <wp:posOffset>995680</wp:posOffset>
            </wp:positionV>
            <wp:extent cx="5274310" cy="2506345"/>
            <wp:effectExtent l="0" t="0" r="2540" b="8255"/>
            <wp:wrapSquare wrapText="bothSides"/>
            <wp:docPr id="123863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3472" name="图片 123863472"/>
                    <pic:cNvPicPr/>
                  </pic:nvPicPr>
                  <pic:blipFill>
                    <a:blip r:embed="rId14">
                      <a:extLst>
                        <a:ext uri="{28A0092B-C50C-407E-A947-70E740481C1C}">
                          <a14:useLocalDpi xmlns:a14="http://schemas.microsoft.com/office/drawing/2010/main" val="0"/>
                        </a:ext>
                      </a:extLst>
                    </a:blip>
                    <a:stretch>
                      <a:fillRect/>
                    </a:stretch>
                  </pic:blipFill>
                  <pic:spPr>
                    <a:xfrm>
                      <a:off x="0" y="0"/>
                      <a:ext cx="5274310" cy="2506345"/>
                    </a:xfrm>
                    <a:prstGeom prst="rect">
                      <a:avLst/>
                    </a:prstGeom>
                  </pic:spPr>
                </pic:pic>
              </a:graphicData>
            </a:graphic>
          </wp:anchor>
        </w:drawing>
      </w:r>
      <w:r w:rsidR="004C255C">
        <w:rPr>
          <w:rFonts w:hint="eastAsia"/>
        </w:rPr>
        <w:t>最近主要</w:t>
      </w:r>
      <w:r w:rsidR="00626F68">
        <w:rPr>
          <w:rFonts w:hint="eastAsia"/>
        </w:rPr>
        <w:t>阅读了</w:t>
      </w:r>
      <w:r w:rsidR="004C255C">
        <w:rPr>
          <w:rFonts w:hint="eastAsia"/>
        </w:rPr>
        <w:t>老师分享</w:t>
      </w:r>
      <w:r w:rsidR="00626F68">
        <w:rPr>
          <w:rFonts w:hint="eastAsia"/>
        </w:rPr>
        <w:t>的两篇文章，</w:t>
      </w:r>
      <w:r w:rsidR="004C255C">
        <w:rPr>
          <w:rFonts w:hint="eastAsia"/>
        </w:rPr>
        <w:t>两篇均为与材料领域交叉的</w:t>
      </w:r>
      <w:r w:rsidR="00B24DAF">
        <w:rPr>
          <w:rFonts w:hint="eastAsia"/>
        </w:rPr>
        <w:t>电化学</w:t>
      </w:r>
      <w:r w:rsidR="004C255C">
        <w:rPr>
          <w:rFonts w:hint="eastAsia"/>
        </w:rPr>
        <w:t>文章</w:t>
      </w:r>
      <w:r w:rsidR="00626F68">
        <w:rPr>
          <w:rFonts w:hint="eastAsia"/>
        </w:rPr>
        <w:t>，两篇文章</w:t>
      </w:r>
      <w:r>
        <w:rPr>
          <w:rFonts w:hint="eastAsia"/>
        </w:rPr>
        <w:t>一篇</w:t>
      </w:r>
      <w:r w:rsidR="00626F68">
        <w:rPr>
          <w:rFonts w:hint="eastAsia"/>
        </w:rPr>
        <w:t>发表在</w:t>
      </w:r>
      <w:r w:rsidR="004C255C">
        <w:rPr>
          <w:rFonts w:hint="eastAsia"/>
        </w:rPr>
        <w:t>nature</w:t>
      </w:r>
      <w:r w:rsidR="004C255C">
        <w:t xml:space="preserve"> </w:t>
      </w:r>
      <w:r>
        <w:rPr>
          <w:rFonts w:hint="eastAsia"/>
        </w:rPr>
        <w:t>n</w:t>
      </w:r>
      <w:r w:rsidR="004C255C">
        <w:rPr>
          <w:rFonts w:hint="eastAsia"/>
        </w:rPr>
        <w:t>anotechn</w:t>
      </w:r>
      <w:r>
        <w:t>olog</w:t>
      </w:r>
      <w:r w:rsidR="004C255C">
        <w:t>y</w:t>
      </w:r>
      <w:r>
        <w:rPr>
          <w:rFonts w:hint="eastAsia"/>
        </w:rPr>
        <w:t>，一篇在</w:t>
      </w:r>
      <w:proofErr w:type="spellStart"/>
      <w:r>
        <w:t>R</w:t>
      </w:r>
      <w:r>
        <w:rPr>
          <w:rFonts w:hint="eastAsia"/>
        </w:rPr>
        <w:t>esear</w:t>
      </w:r>
      <w:ins w:id="1" w:author="Yang Lei" w:date="2023-09-10T14:36:00Z">
        <w:del w:id="2" w:author="J Roger" w:date="2023-09-10T16:00:00Z">
          <w:r w:rsidR="00EE5F47" w:rsidDel="00DB269A">
            <w:rPr>
              <w:rFonts w:hint="eastAsia"/>
            </w:rPr>
            <w:delText>h</w:delText>
          </w:r>
        </w:del>
      </w:ins>
      <w:del w:id="3" w:author="J Roger" w:date="2023-09-10T16:00:00Z">
        <w:r w:rsidDel="00DB269A">
          <w:rPr>
            <w:rFonts w:hint="eastAsia"/>
          </w:rPr>
          <w:delText xml:space="preserve"> </w:delText>
        </w:r>
      </w:del>
      <w:ins w:id="4" w:author="J Roger" w:date="2023-09-10T16:00:00Z">
        <w:r w:rsidR="00DB269A" w:rsidRPr="00C44E04">
          <w:rPr>
            <w:rFonts w:hint="eastAsia"/>
          </w:rPr>
          <w:t>h</w:t>
        </w:r>
      </w:ins>
      <w:proofErr w:type="spellEnd"/>
      <w:ins w:id="5" w:author="J Roger" w:date="2023-09-10T16:01:00Z">
        <w:r w:rsidR="00C44E04">
          <w:t xml:space="preserve"> </w:t>
        </w:r>
      </w:ins>
      <w:r>
        <w:t>S</w:t>
      </w:r>
      <w:r>
        <w:rPr>
          <w:rFonts w:hint="eastAsia"/>
        </w:rPr>
        <w:t>quare</w:t>
      </w:r>
      <w:r w:rsidR="00626F68">
        <w:rPr>
          <w:rFonts w:hint="eastAsia"/>
        </w:rPr>
        <w:t>上</w:t>
      </w:r>
      <w:r>
        <w:rPr>
          <w:rFonts w:hint="eastAsia"/>
        </w:rPr>
        <w:t>为预印本</w:t>
      </w:r>
      <w:r w:rsidR="00626F68">
        <w:rPr>
          <w:rFonts w:hint="eastAsia"/>
        </w:rPr>
        <w:t>。</w:t>
      </w:r>
    </w:p>
    <w:p w14:paraId="52C884D2" w14:textId="597BED9B" w:rsidR="00626F68" w:rsidRPr="00933B59" w:rsidDel="00EE5F47" w:rsidRDefault="00933B59" w:rsidP="00DB269A">
      <w:pPr>
        <w:pStyle w:val="Bf2"/>
        <w:ind w:firstLine="482"/>
        <w:rPr>
          <w:del w:id="6" w:author="Yang Lei" w:date="2023-09-10T14:37:00Z"/>
          <w:b/>
          <w:bCs/>
        </w:rPr>
      </w:pPr>
      <w:del w:id="7" w:author="Yang Lei" w:date="2023-09-10T14:36:00Z">
        <w:r w:rsidDel="00EE5F47">
          <w:rPr>
            <w:b/>
            <w:bCs/>
            <w:noProof/>
          </w:rPr>
          <w:drawing>
            <wp:anchor distT="0" distB="0" distL="114300" distR="114300" simplePos="0" relativeHeight="251684864" behindDoc="0" locked="0" layoutInCell="1" allowOverlap="1" wp14:anchorId="18B5C5A6" wp14:editId="02573FE2">
              <wp:simplePos x="0" y="0"/>
              <wp:positionH relativeFrom="column">
                <wp:posOffset>38100</wp:posOffset>
              </wp:positionH>
              <wp:positionV relativeFrom="paragraph">
                <wp:posOffset>2961640</wp:posOffset>
              </wp:positionV>
              <wp:extent cx="5274310" cy="2685415"/>
              <wp:effectExtent l="0" t="0" r="2540" b="635"/>
              <wp:wrapSquare wrapText="bothSides"/>
              <wp:docPr id="18087043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04306" name="图片 1808704306"/>
                      <pic:cNvPicPr/>
                    </pic:nvPicPr>
                    <pic:blipFill>
                      <a:blip r:embed="rId15">
                        <a:extLst>
                          <a:ext uri="{28A0092B-C50C-407E-A947-70E740481C1C}">
                            <a14:useLocalDpi xmlns:a14="http://schemas.microsoft.com/office/drawing/2010/main" val="0"/>
                          </a:ext>
                        </a:extLst>
                      </a:blip>
                      <a:stretch>
                        <a:fillRect/>
                      </a:stretch>
                    </pic:blipFill>
                    <pic:spPr>
                      <a:xfrm>
                        <a:off x="0" y="0"/>
                        <a:ext cx="5274310" cy="2685415"/>
                      </a:xfrm>
                      <a:prstGeom prst="rect">
                        <a:avLst/>
                      </a:prstGeom>
                    </pic:spPr>
                  </pic:pic>
                </a:graphicData>
              </a:graphic>
            </wp:anchor>
          </w:drawing>
        </w:r>
      </w:del>
    </w:p>
    <w:p w14:paraId="21FF8900" w14:textId="169DDB42" w:rsidR="00626F68" w:rsidRDefault="00626F68" w:rsidP="00DB269A">
      <w:pPr>
        <w:pStyle w:val="Bf2"/>
        <w:ind w:firstLine="482"/>
        <w:rPr>
          <w:b/>
          <w:bCs/>
        </w:rPr>
      </w:pPr>
    </w:p>
    <w:p w14:paraId="63378895" w14:textId="2A38E4D8" w:rsidR="00626F68" w:rsidRPr="00BC0A1C" w:rsidRDefault="00933B59" w:rsidP="00626F68">
      <w:pPr>
        <w:pStyle w:val="B8"/>
        <w:rPr>
          <w:rFonts w:ascii="宋体" w:eastAsia="宋体" w:hAnsi="宋体"/>
          <w:b/>
          <w:bCs/>
        </w:rPr>
      </w:pPr>
      <w:r w:rsidRPr="00933B59">
        <w:rPr>
          <w:rFonts w:ascii="宋体" w:eastAsia="宋体" w:hAnsi="宋体"/>
          <w:b/>
          <w:bCs/>
        </w:rPr>
        <w:t xml:space="preserve">Efficient conversion of low-concentration nitrate sources into ammonia on a Ru-dispersed Cu nanowire </w:t>
      </w:r>
      <w:proofErr w:type="spellStart"/>
      <w:r w:rsidRPr="00933B59">
        <w:rPr>
          <w:rFonts w:ascii="宋体" w:eastAsia="宋体" w:hAnsi="宋体"/>
          <w:b/>
          <w:bCs/>
        </w:rPr>
        <w:t>electrocatalys</w:t>
      </w:r>
      <w:proofErr w:type="spellEnd"/>
    </w:p>
    <w:p w14:paraId="5DE1EEA2" w14:textId="5E86DF0E" w:rsidR="00B6740C" w:rsidRDefault="00626F68" w:rsidP="00B6740C">
      <w:pPr>
        <w:pStyle w:val="Bf2"/>
      </w:pPr>
      <w:r w:rsidRPr="0045579E">
        <w:rPr>
          <w:rFonts w:hint="eastAsia"/>
        </w:rPr>
        <w:t>本文</w:t>
      </w:r>
      <w:r w:rsidR="0045579E">
        <w:rPr>
          <w:rFonts w:hint="eastAsia"/>
        </w:rPr>
        <w:t>通过合成一种</w:t>
      </w:r>
      <w:r w:rsidR="0045579E">
        <w:t>Ru-Cu</w:t>
      </w:r>
      <w:r w:rsidR="0045579E">
        <w:rPr>
          <w:rFonts w:hint="eastAsia"/>
        </w:rPr>
        <w:t>的纳米管线，将其应用于电化学</w:t>
      </w:r>
      <w:r w:rsidR="0045579E">
        <w:t>NO</w:t>
      </w:r>
      <w:r w:rsidR="0045579E" w:rsidRPr="00B6740C">
        <w:rPr>
          <w:vertAlign w:val="subscript"/>
        </w:rPr>
        <w:t>3</w:t>
      </w:r>
      <w:r w:rsidR="0045579E">
        <w:t>RR</w:t>
      </w:r>
      <w:r w:rsidR="0045579E">
        <w:rPr>
          <w:rFonts w:hint="eastAsia"/>
        </w:rPr>
        <w:t>过程，作为阴极材料高效处理低浓度硝酸根溶液，产品为纯净氨气或氯化铵</w:t>
      </w:r>
      <w:r w:rsidR="00B6740C">
        <w:rPr>
          <w:rFonts w:hint="eastAsia"/>
        </w:rPr>
        <w:t>，</w:t>
      </w:r>
      <w:r w:rsidR="0045579E">
        <w:rPr>
          <w:rFonts w:hint="eastAsia"/>
        </w:rPr>
        <w:t>不产生碳排放</w:t>
      </w:r>
      <w:r w:rsidR="00F75C4E" w:rsidRPr="0045579E">
        <w:rPr>
          <w:rFonts w:hint="eastAsia"/>
        </w:rPr>
        <w:t>。</w:t>
      </w:r>
      <w:r w:rsidR="00B6740C">
        <w:t>Ru-Cu</w:t>
      </w:r>
      <w:r w:rsidR="00B6740C">
        <w:rPr>
          <w:rFonts w:hint="eastAsia"/>
        </w:rPr>
        <w:t>材料结合了</w:t>
      </w:r>
      <w:r w:rsidR="00B6740C">
        <w:rPr>
          <w:rFonts w:hint="eastAsia"/>
        </w:rPr>
        <w:t>Ru</w:t>
      </w:r>
      <w:r w:rsidR="00B6740C">
        <w:rPr>
          <w:rFonts w:hint="eastAsia"/>
        </w:rPr>
        <w:t>高效还原硝酸根和</w:t>
      </w:r>
      <w:r w:rsidR="00B6740C">
        <w:rPr>
          <w:rFonts w:hint="eastAsia"/>
        </w:rPr>
        <w:t>Cu</w:t>
      </w:r>
      <w:r w:rsidR="00B6740C">
        <w:rPr>
          <w:rFonts w:hint="eastAsia"/>
        </w:rPr>
        <w:t>抑制析</w:t>
      </w:r>
      <w:proofErr w:type="gramStart"/>
      <w:r w:rsidR="00B6740C">
        <w:rPr>
          <w:rFonts w:hint="eastAsia"/>
        </w:rPr>
        <w:t>氢反应</w:t>
      </w:r>
      <w:proofErr w:type="gramEnd"/>
      <w:r w:rsidR="00B6740C">
        <w:rPr>
          <w:rFonts w:hint="eastAsia"/>
        </w:rPr>
        <w:t>的特点，处理低浓度硝酸根溶液（</w:t>
      </w:r>
      <w:r w:rsidR="00B6740C">
        <w:rPr>
          <w:rFonts w:hint="eastAsia"/>
        </w:rPr>
        <w:t>1</w:t>
      </w:r>
      <w:r w:rsidR="00B6740C">
        <w:t>0</w:t>
      </w:r>
      <w:ins w:id="8" w:author="Yang Lei" w:date="2023-09-10T14:38:00Z">
        <w:r w:rsidR="00EE5F47">
          <w:t xml:space="preserve"> </w:t>
        </w:r>
      </w:ins>
      <w:r w:rsidR="00B6740C">
        <w:t>m</w:t>
      </w:r>
      <w:r w:rsidR="00B6740C">
        <w:rPr>
          <w:rFonts w:hint="eastAsia"/>
        </w:rPr>
        <w:t>M</w:t>
      </w:r>
      <w:r w:rsidR="00B6740C">
        <w:rPr>
          <w:rFonts w:hint="eastAsia"/>
        </w:rPr>
        <w:t>），法拉第效率达到了</w:t>
      </w:r>
      <w:r w:rsidR="00B6740C">
        <w:rPr>
          <w:rFonts w:hint="eastAsia"/>
        </w:rPr>
        <w:t>9</w:t>
      </w:r>
      <w:r w:rsidR="00B6740C">
        <w:t>0%</w:t>
      </w:r>
      <w:r w:rsidR="00B6740C">
        <w:rPr>
          <w:rFonts w:hint="eastAsia"/>
        </w:rPr>
        <w:t>以上。值得一提的是，本文中提到了一种收集氨气的方法——空气剥离法。</w:t>
      </w:r>
    </w:p>
    <w:p w14:paraId="7964EE84" w14:textId="5B47ECE3" w:rsidR="00B6740C" w:rsidRDefault="00B6740C" w:rsidP="00B6740C">
      <w:pPr>
        <w:pStyle w:val="Bf2"/>
      </w:pPr>
      <w:r>
        <w:rPr>
          <w:noProof/>
        </w:rPr>
        <w:drawing>
          <wp:anchor distT="0" distB="0" distL="114300" distR="114300" simplePos="0" relativeHeight="251694080" behindDoc="0" locked="0" layoutInCell="1" allowOverlap="1" wp14:anchorId="7BFD7386" wp14:editId="3F5397D1">
            <wp:simplePos x="0" y="0"/>
            <wp:positionH relativeFrom="margin">
              <wp:align>left</wp:align>
            </wp:positionH>
            <wp:positionV relativeFrom="paragraph">
              <wp:posOffset>400685</wp:posOffset>
            </wp:positionV>
            <wp:extent cx="6061075" cy="1874520"/>
            <wp:effectExtent l="0" t="0" r="0" b="0"/>
            <wp:wrapSquare wrapText="bothSides"/>
            <wp:docPr id="1506335643" name="图片 150633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107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AF809" w14:textId="655375F2" w:rsidR="00B6740C" w:rsidRDefault="00B6740C" w:rsidP="00B6740C">
      <w:pPr>
        <w:pStyle w:val="Bf2"/>
      </w:pPr>
    </w:p>
    <w:p w14:paraId="4814498D" w14:textId="697961D0" w:rsidR="00B6740C" w:rsidRDefault="00B6740C" w:rsidP="00B6740C">
      <w:pPr>
        <w:pStyle w:val="Bf2"/>
      </w:pPr>
      <w:r>
        <w:rPr>
          <w:rFonts w:hint="eastAsia"/>
        </w:rPr>
        <w:t>处理</w:t>
      </w:r>
      <w:r>
        <w:t>硝酸根的过程（根据文献所画简图）：电化学电池设置双室，阳极和阴极分开各占一室，两室之间设置离子交换膜</w:t>
      </w:r>
      <w:r>
        <w:rPr>
          <w:rFonts w:hint="eastAsia"/>
        </w:rPr>
        <w:t>（可能？</w:t>
      </w:r>
      <w:ins w:id="9" w:author="Yang Lei" w:date="2023-09-10T14:39:00Z">
        <w:r w:rsidR="00EE5F47">
          <w:rPr>
            <w:rFonts w:hint="eastAsia"/>
          </w:rPr>
          <w:t>质子交换膜</w:t>
        </w:r>
      </w:ins>
      <w:ins w:id="10" w:author="J Roger" w:date="2023-09-10T16:07:00Z">
        <w:r w:rsidR="00C44E04">
          <w:rPr>
            <w:rFonts w:hint="eastAsia"/>
          </w:rPr>
          <w:t xml:space="preserve"> </w:t>
        </w:r>
        <w:r w:rsidR="00C44E04">
          <w:rPr>
            <w:rFonts w:hint="eastAsia"/>
          </w:rPr>
          <w:t>收到</w:t>
        </w:r>
      </w:ins>
      <w:r>
        <w:rPr>
          <w:rFonts w:hint="eastAsia"/>
        </w:rPr>
        <w:t>）</w:t>
      </w:r>
      <w:r>
        <w:t>。含有硝酸根的进水进入反应器，开始电解后，在阳极处发生氧化反应产生</w:t>
      </w:r>
      <w:r>
        <w:t>O</w:t>
      </w:r>
      <w:r w:rsidRPr="00000990">
        <w:rPr>
          <w:vertAlign w:val="subscript"/>
        </w:rPr>
        <w:t>2</w:t>
      </w:r>
      <w:r>
        <w:t>和</w:t>
      </w:r>
      <w:r>
        <w:t>H</w:t>
      </w:r>
      <w:r w:rsidRPr="00000990">
        <w:rPr>
          <w:vertAlign w:val="superscript"/>
        </w:rPr>
        <w:t>+</w:t>
      </w:r>
      <w:r>
        <w:t>，在阴极处发生</w:t>
      </w:r>
      <w:r>
        <w:t>NO</w:t>
      </w:r>
      <w:r w:rsidRPr="00000990">
        <w:rPr>
          <w:vertAlign w:val="subscript"/>
        </w:rPr>
        <w:t>3</w:t>
      </w:r>
      <w:r>
        <w:t>RR</w:t>
      </w:r>
      <w:r>
        <w:t>反应，</w:t>
      </w:r>
      <w:r>
        <w:t>NO</w:t>
      </w:r>
      <w:r w:rsidRPr="00000990">
        <w:rPr>
          <w:vertAlign w:val="subscript"/>
        </w:rPr>
        <w:t>3</w:t>
      </w:r>
      <w:r w:rsidRPr="00000990">
        <w:rPr>
          <w:vertAlign w:val="superscript"/>
        </w:rPr>
        <w:t>-</w:t>
      </w:r>
      <w:r>
        <w:t>还原生成</w:t>
      </w:r>
      <w:r>
        <w:t>NH</w:t>
      </w:r>
      <w:r w:rsidRPr="00000990">
        <w:rPr>
          <w:vertAlign w:val="subscript"/>
        </w:rPr>
        <w:t>3</w:t>
      </w:r>
      <w:r>
        <w:t>和</w:t>
      </w:r>
      <w:r>
        <w:t>OH</w:t>
      </w:r>
      <w:r w:rsidRPr="00000990">
        <w:rPr>
          <w:vertAlign w:val="superscript"/>
        </w:rPr>
        <w:t>-</w:t>
      </w:r>
      <w:r>
        <w:t>，</w:t>
      </w:r>
      <w:r>
        <w:t>NH</w:t>
      </w:r>
      <w:r w:rsidRPr="00000990">
        <w:rPr>
          <w:vertAlign w:val="subscript"/>
        </w:rPr>
        <w:t>3</w:t>
      </w:r>
      <w:r>
        <w:t>溶于水中形成氨水溶液，随后溶液进入空气</w:t>
      </w:r>
      <w:ins w:id="11" w:author="Yang Lei" w:date="2023-09-10T14:40:00Z">
        <w:r w:rsidR="00EE5F47">
          <w:rPr>
            <w:rFonts w:hint="eastAsia"/>
          </w:rPr>
          <w:t>吹脱</w:t>
        </w:r>
      </w:ins>
      <w:del w:id="12" w:author="J Roger" w:date="2023-09-10T16:05:00Z">
        <w:r w:rsidDel="00C44E04">
          <w:rPr>
            <w:rFonts w:hint="eastAsia"/>
          </w:rPr>
          <w:delText>剥离</w:delText>
        </w:r>
      </w:del>
      <w:ins w:id="13" w:author="J Roger" w:date="2023-09-10T16:05:00Z">
        <w:r w:rsidR="00C44E04">
          <w:rPr>
            <w:rFonts w:hint="eastAsia"/>
          </w:rPr>
          <w:t>吹脱</w:t>
        </w:r>
      </w:ins>
      <w:r>
        <w:t>装置，从装置底部收集低硝酸根浓度的出水。</w:t>
      </w:r>
    </w:p>
    <w:p w14:paraId="4D568874" w14:textId="4867A7C7" w:rsidR="00B6740C" w:rsidRDefault="00B6740C" w:rsidP="00B6740C">
      <w:pPr>
        <w:pStyle w:val="Bf2"/>
      </w:pPr>
      <w:r>
        <w:t>收集</w:t>
      </w:r>
      <w:proofErr w:type="gramStart"/>
      <w:r>
        <w:t>氨产品</w:t>
      </w:r>
      <w:proofErr w:type="gramEnd"/>
      <w:r>
        <w:t>的过程（根据文献所画简图）：溶液进入空气剥离装置，装置底部通入空气，氨气随着上浮的空气从溶液中剥离，剥离后的</w:t>
      </w:r>
      <w:r>
        <w:t>NH</w:t>
      </w:r>
      <w:r w:rsidRPr="00304D2E">
        <w:rPr>
          <w:vertAlign w:val="subscript"/>
        </w:rPr>
        <w:t>3</w:t>
      </w:r>
      <w:r>
        <w:t>有两种固定方式（</w:t>
      </w:r>
      <w:r>
        <w:t>1</w:t>
      </w:r>
      <w:r>
        <w:t>）与酸溶液反应，以</w:t>
      </w:r>
      <w:r>
        <w:t>NH</w:t>
      </w:r>
      <w:r w:rsidRPr="00304D2E">
        <w:rPr>
          <w:vertAlign w:val="subscript"/>
        </w:rPr>
        <w:t>4</w:t>
      </w:r>
      <w:r w:rsidRPr="00304D2E">
        <w:rPr>
          <w:vertAlign w:val="superscript"/>
        </w:rPr>
        <w:t>+</w:t>
      </w:r>
      <w:r>
        <w:t>的形式固定（</w:t>
      </w:r>
      <w:r>
        <w:t>2</w:t>
      </w:r>
      <w:r>
        <w:t>）被冷凝，以液氨的形式固定。</w:t>
      </w:r>
    </w:p>
    <w:p w14:paraId="6F4AC749" w14:textId="017777CD" w:rsidR="00BA383C" w:rsidRDefault="00B6740C" w:rsidP="00626F68">
      <w:pPr>
        <w:pStyle w:val="Bf2"/>
      </w:pPr>
      <w:r>
        <w:rPr>
          <w:rFonts w:hint="eastAsia"/>
        </w:rPr>
        <w:t>文献</w:t>
      </w:r>
      <w:r w:rsidR="00222EA2">
        <w:rPr>
          <w:rFonts w:hint="eastAsia"/>
        </w:rPr>
        <w:t>后续</w:t>
      </w:r>
      <w:r>
        <w:rPr>
          <w:rFonts w:hint="eastAsia"/>
        </w:rPr>
        <w:t>主要从催化剂的合成、形态特征、</w:t>
      </w:r>
      <w:r w:rsidR="00222EA2">
        <w:rPr>
          <w:rFonts w:hint="eastAsia"/>
        </w:rPr>
        <w:t>在</w:t>
      </w:r>
      <w:r w:rsidR="00222EA2">
        <w:rPr>
          <w:rFonts w:hint="eastAsia"/>
        </w:rPr>
        <w:t>N</w:t>
      </w:r>
      <w:r w:rsidR="00222EA2">
        <w:t>O</w:t>
      </w:r>
      <w:r w:rsidR="00222EA2" w:rsidRPr="00222EA2">
        <w:rPr>
          <w:vertAlign w:val="subscript"/>
        </w:rPr>
        <w:t>3</w:t>
      </w:r>
      <w:r w:rsidR="00222EA2">
        <w:t>RR</w:t>
      </w:r>
      <w:r w:rsidR="00222EA2">
        <w:rPr>
          <w:rFonts w:hint="eastAsia"/>
        </w:rPr>
        <w:t>反应中的表现、结构和原理以及产品收集等方面展开详细研究。</w:t>
      </w:r>
    </w:p>
    <w:p w14:paraId="6013529C" w14:textId="5A90E32A" w:rsidR="00626F68" w:rsidRPr="00743210" w:rsidRDefault="00933B59" w:rsidP="00626F68">
      <w:pPr>
        <w:pStyle w:val="B8"/>
        <w:rPr>
          <w:rFonts w:ascii="宋体" w:eastAsia="宋体" w:hAnsi="宋体"/>
          <w:b/>
          <w:bCs/>
        </w:rPr>
      </w:pPr>
      <w:r w:rsidRPr="00933B59">
        <w:rPr>
          <w:rFonts w:ascii="宋体" w:eastAsia="宋体" w:hAnsi="宋体" w:hint="eastAsia"/>
          <w:b/>
          <w:bCs/>
        </w:rPr>
        <w:t>催化剂的合成和形态特征</w:t>
      </w:r>
    </w:p>
    <w:p w14:paraId="3D8DBC92" w14:textId="4F4833D1" w:rsidR="00933B59" w:rsidRDefault="00933B59" w:rsidP="00B24DAF">
      <w:pPr>
        <w:pStyle w:val="Bf2"/>
      </w:pPr>
      <w:r>
        <w:t>1.</w:t>
      </w:r>
      <w:r>
        <w:t>现象：</w:t>
      </w:r>
      <w:r>
        <w:t>SEM</w:t>
      </w:r>
      <w:r>
        <w:t>图像表明</w:t>
      </w:r>
      <w:r>
        <w:t>Cu(OH)</w:t>
      </w:r>
      <w:r w:rsidRPr="00EE5F47">
        <w:rPr>
          <w:vertAlign w:val="subscript"/>
          <w:rPrChange w:id="14" w:author="Yang Lei" w:date="2023-09-10T14:41:00Z">
            <w:rPr/>
          </w:rPrChange>
        </w:rPr>
        <w:t>2</w:t>
      </w:r>
      <w:r>
        <w:t>NW</w:t>
      </w:r>
      <w:r>
        <w:t>到</w:t>
      </w:r>
      <w:r>
        <w:t>Ru-CuONW</w:t>
      </w:r>
      <w:r>
        <w:t>的形态变化，</w:t>
      </w:r>
      <w:r>
        <w:t>TEM</w:t>
      </w:r>
      <w:r>
        <w:t>和</w:t>
      </w:r>
      <w:r>
        <w:t>HAADF-STEM</w:t>
      </w:r>
      <w:r>
        <w:t>进一步揭示了形态的不同。在</w:t>
      </w:r>
      <w:ins w:id="15" w:author="Yang Lei" w:date="2023-09-10T14:41:00Z">
        <w:r w:rsidR="00EE5F47">
          <w:rPr>
            <w:rFonts w:hint="eastAsia"/>
          </w:rPr>
          <w:t>引入</w:t>
        </w:r>
      </w:ins>
      <w:r>
        <w:t>Ru</w:t>
      </w:r>
      <w:ins w:id="16" w:author="Yang Lei" w:date="2023-09-10T14:41:00Z">
        <w:r w:rsidR="00EE5F47">
          <w:rPr>
            <w:rFonts w:hint="eastAsia"/>
          </w:rPr>
          <w:t>原子</w:t>
        </w:r>
      </w:ins>
      <w:del w:id="17" w:author="Yang Lei" w:date="2023-09-10T14:41:00Z">
        <w:r w:rsidDel="00EE5F47">
          <w:delText>离子交换</w:delText>
        </w:r>
      </w:del>
      <w:r>
        <w:t>后，</w:t>
      </w:r>
      <w:proofErr w:type="gramStart"/>
      <w:r>
        <w:t>纳米线</w:t>
      </w:r>
      <w:proofErr w:type="gramEnd"/>
      <w:r>
        <w:t>的直径从</w:t>
      </w:r>
      <w:r>
        <w:t>~50</w:t>
      </w:r>
      <w:ins w:id="18" w:author="Yang Lei" w:date="2023-09-10T14:41:00Z">
        <w:r w:rsidR="00EE5F47">
          <w:t xml:space="preserve"> </w:t>
        </w:r>
      </w:ins>
      <w:r>
        <w:t>nm</w:t>
      </w:r>
      <w:r>
        <w:t>扩大到</w:t>
      </w:r>
      <w:r>
        <w:t>~100</w:t>
      </w:r>
      <w:ins w:id="19" w:author="Yang Lei" w:date="2023-09-10T14:41:00Z">
        <w:r w:rsidR="00EE5F47">
          <w:t xml:space="preserve"> </w:t>
        </w:r>
      </w:ins>
      <w:r>
        <w:t>nm</w:t>
      </w:r>
      <w:r>
        <w:t>，变得极度多孔，因此电化学活性表面积（</w:t>
      </w:r>
      <w:r>
        <w:t>ECSA</w:t>
      </w:r>
      <w:ins w:id="20" w:author="Yang Lei" w:date="2023-09-10T14:41:00Z">
        <w:r w:rsidR="00EE5F47">
          <w:rPr>
            <w:rFonts w:hint="eastAsia"/>
          </w:rPr>
          <w:t>这个后续</w:t>
        </w:r>
      </w:ins>
      <w:ins w:id="21" w:author="Yang Lei" w:date="2023-09-10T14:42:00Z">
        <w:r w:rsidR="00EE5F47">
          <w:rPr>
            <w:rFonts w:hint="eastAsia"/>
          </w:rPr>
          <w:t>会多次接触到，建议了解原、掌握测试方法</w:t>
        </w:r>
      </w:ins>
      <w:ins w:id="22" w:author="J Roger" w:date="2023-09-10T16:11:00Z">
        <w:r w:rsidR="00DC48A4">
          <w:t xml:space="preserve"> </w:t>
        </w:r>
      </w:ins>
      <w:ins w:id="23" w:author="J Roger" w:date="2023-09-10T16:10:00Z">
        <w:r w:rsidR="00DC48A4">
          <w:rPr>
            <w:rFonts w:hint="eastAsia"/>
          </w:rPr>
          <w:t>好的老师</w:t>
        </w:r>
      </w:ins>
      <w:r>
        <w:t>）提升</w:t>
      </w:r>
      <w:r>
        <w:t>5</w:t>
      </w:r>
      <w:r>
        <w:t>倍；在</w:t>
      </w:r>
      <w:r>
        <w:t>Ru-CuONW</w:t>
      </w:r>
      <w:r>
        <w:t>中观察到空心</w:t>
      </w:r>
      <w:proofErr w:type="gramStart"/>
      <w:r>
        <w:t>纳米线</w:t>
      </w:r>
      <w:proofErr w:type="gramEnd"/>
      <w:r>
        <w:t>结构，这可能是</w:t>
      </w:r>
      <w:r>
        <w:t>Kirkendall</w:t>
      </w:r>
      <w:r>
        <w:t>效应。</w:t>
      </w:r>
    </w:p>
    <w:p w14:paraId="018801B6" w14:textId="77777777" w:rsidR="00933B59" w:rsidRDefault="00933B59" w:rsidP="00933B59">
      <w:pPr>
        <w:pStyle w:val="Bf2"/>
      </w:pPr>
      <w:r>
        <w:t>分析：表明合成过程中，</w:t>
      </w:r>
      <w:r>
        <w:t>Cu</w:t>
      </w:r>
      <w:r>
        <w:t>原子向外扩散并和</w:t>
      </w:r>
      <w:r>
        <w:t>Ru</w:t>
      </w:r>
      <w:r>
        <w:t>离子发生交换。</w:t>
      </w:r>
    </w:p>
    <w:p w14:paraId="59B66055" w14:textId="4B4A437E" w:rsidR="00933B59" w:rsidRDefault="00933B59" w:rsidP="00933B59">
      <w:pPr>
        <w:pStyle w:val="Bf2"/>
      </w:pPr>
      <w:r>
        <w:t>2.</w:t>
      </w:r>
      <w:r>
        <w:t>结论：在电化学预还原后，空心部分会被填满，使表面氧化物还原为金属（即</w:t>
      </w:r>
      <w:proofErr w:type="spellStart"/>
      <w:r>
        <w:t>CuO</w:t>
      </w:r>
      <w:proofErr w:type="spellEnd"/>
      <w:r>
        <w:t>还原为</w:t>
      </w:r>
      <w:r>
        <w:t>Cu</w:t>
      </w:r>
      <w:ins w:id="24" w:author="Yang Lei" w:date="2023-09-10T14:43:00Z">
        <w:r w:rsidR="00EE5F47">
          <w:t xml:space="preserve"> </w:t>
        </w:r>
        <w:r w:rsidR="00EE5F47">
          <w:rPr>
            <w:rFonts w:hint="eastAsia"/>
          </w:rPr>
          <w:t>o</w:t>
        </w:r>
        <w:r w:rsidR="00EE5F47">
          <w:t>r Cu</w:t>
        </w:r>
        <w:r w:rsidR="00EE5F47" w:rsidRPr="00EE5F47">
          <w:rPr>
            <w:vertAlign w:val="subscript"/>
            <w:rPrChange w:id="25" w:author="Yang Lei" w:date="2023-09-10T14:43:00Z">
              <w:rPr/>
            </w:rPrChange>
          </w:rPr>
          <w:t>2</w:t>
        </w:r>
        <w:r w:rsidR="00EE5F47">
          <w:t>O?</w:t>
        </w:r>
      </w:ins>
      <w:ins w:id="26" w:author="J Roger" w:date="2023-09-10T16:27:00Z">
        <w:r w:rsidR="008304C1">
          <w:t xml:space="preserve"> </w:t>
        </w:r>
        <w:r w:rsidR="008304C1">
          <w:rPr>
            <w:rFonts w:hint="eastAsia"/>
          </w:rPr>
          <w:t>这部分原文的表述为</w:t>
        </w:r>
        <w:r w:rsidR="008304C1" w:rsidRPr="008304C1">
          <w:t>Notably, the hollow core was filled again after the electrochemical prereduction process, which reduced the surface oxide to metal and rearranged the lattice while maintaining the high-surface-area porous structure (Fig. 1d)</w:t>
        </w:r>
      </w:ins>
      <w:ins w:id="27" w:author="J Roger" w:date="2023-09-10T16:30:00Z">
        <w:r w:rsidR="008304C1">
          <w:rPr>
            <w:rFonts w:hint="eastAsia"/>
          </w:rPr>
          <w:t>所以学生也不太确定是否</w:t>
        </w:r>
        <w:proofErr w:type="gramStart"/>
        <w:r w:rsidR="008304C1">
          <w:rPr>
            <w:rFonts w:hint="eastAsia"/>
          </w:rPr>
          <w:t>有亚铜的</w:t>
        </w:r>
        <w:proofErr w:type="gramEnd"/>
        <w:r w:rsidR="008304C1">
          <w:rPr>
            <w:rFonts w:hint="eastAsia"/>
          </w:rPr>
          <w:t>形成</w:t>
        </w:r>
      </w:ins>
      <w:r>
        <w:t>），重新排列晶格，维持高表面积的多孔结构。</w:t>
      </w:r>
    </w:p>
    <w:p w14:paraId="7D6B38FC" w14:textId="19A00EFD" w:rsidR="00A35C4F" w:rsidRPr="00A35C4F" w:rsidRDefault="00933B59" w:rsidP="00933B59">
      <w:pPr>
        <w:pStyle w:val="Bf2"/>
      </w:pPr>
      <w:r>
        <w:t>结论：通过</w:t>
      </w:r>
      <w:r>
        <w:t>HAADF-STEM</w:t>
      </w:r>
      <w:r>
        <w:t>，证实</w:t>
      </w:r>
      <w:r>
        <w:t>Ru-</w:t>
      </w:r>
      <w:proofErr w:type="spellStart"/>
      <w:r>
        <w:t>CuNW</w:t>
      </w:r>
      <w:proofErr w:type="spellEnd"/>
      <w:r>
        <w:t>晶格与金属</w:t>
      </w:r>
      <w:r>
        <w:t>Cu</w:t>
      </w:r>
      <w:r>
        <w:t>相一致。</w:t>
      </w:r>
      <w:r>
        <w:t>EDS</w:t>
      </w:r>
      <w:r>
        <w:t>表明掺杂在</w:t>
      </w:r>
      <w:proofErr w:type="spellStart"/>
      <w:r>
        <w:t>CuNW</w:t>
      </w:r>
      <w:proofErr w:type="spellEnd"/>
      <w:r>
        <w:t>中的</w:t>
      </w:r>
      <w:r>
        <w:t>Ru</w:t>
      </w:r>
      <w:r>
        <w:t>均匀分布，且</w:t>
      </w:r>
      <w:r>
        <w:t>Ru</w:t>
      </w:r>
      <w:r>
        <w:t>：</w:t>
      </w:r>
      <w:r>
        <w:t>Cu=1</w:t>
      </w:r>
      <w:r>
        <w:t>：</w:t>
      </w:r>
      <w:r>
        <w:t>9</w:t>
      </w:r>
    </w:p>
    <w:p w14:paraId="31A068C5" w14:textId="18662AF0" w:rsidR="00EF05B3" w:rsidRPr="00BC4093" w:rsidRDefault="009E58DE" w:rsidP="00BC4093">
      <w:pPr>
        <w:pStyle w:val="B8"/>
        <w:rPr>
          <w:rFonts w:ascii="宋体" w:eastAsia="宋体" w:hAnsi="宋体"/>
          <w:b/>
          <w:bCs/>
        </w:rPr>
      </w:pPr>
      <w:r w:rsidRPr="009E58DE">
        <w:rPr>
          <w:rFonts w:ascii="宋体" w:eastAsia="宋体" w:hAnsi="宋体" w:hint="eastAsia"/>
          <w:b/>
          <w:bCs/>
        </w:rPr>
        <w:t>催化剂</w:t>
      </w:r>
      <w:r w:rsidR="004F1D13">
        <w:rPr>
          <w:rFonts w:ascii="宋体" w:eastAsia="宋体" w:hAnsi="宋体" w:hint="eastAsia"/>
          <w:b/>
          <w:bCs/>
        </w:rPr>
        <w:t>在</w:t>
      </w:r>
      <w:r w:rsidRPr="009E58DE">
        <w:rPr>
          <w:rFonts w:ascii="宋体" w:eastAsia="宋体" w:hAnsi="宋体"/>
          <w:b/>
          <w:bCs/>
        </w:rPr>
        <w:t>NO</w:t>
      </w:r>
      <w:r w:rsidRPr="004F1D13">
        <w:rPr>
          <w:rFonts w:ascii="宋体" w:eastAsia="宋体" w:hAnsi="宋体"/>
          <w:b/>
          <w:bCs/>
          <w:vertAlign w:val="subscript"/>
        </w:rPr>
        <w:t>3</w:t>
      </w:r>
      <w:r w:rsidRPr="009E58DE">
        <w:rPr>
          <w:rFonts w:ascii="宋体" w:eastAsia="宋体" w:hAnsi="宋体"/>
          <w:b/>
          <w:bCs/>
        </w:rPr>
        <w:t>RR</w:t>
      </w:r>
      <w:r w:rsidR="004F1D13">
        <w:rPr>
          <w:rFonts w:ascii="宋体" w:eastAsia="宋体" w:hAnsi="宋体" w:hint="eastAsia"/>
          <w:b/>
          <w:bCs/>
        </w:rPr>
        <w:t>反应中</w:t>
      </w:r>
      <w:r w:rsidRPr="009E58DE">
        <w:rPr>
          <w:rFonts w:ascii="宋体" w:eastAsia="宋体" w:hAnsi="宋体"/>
          <w:b/>
          <w:bCs/>
        </w:rPr>
        <w:t>的表现</w:t>
      </w:r>
    </w:p>
    <w:p w14:paraId="35D63539" w14:textId="03154FD5" w:rsidR="009E58DE" w:rsidRDefault="009E58DE" w:rsidP="009E58DE">
      <w:pPr>
        <w:pStyle w:val="Bf2"/>
      </w:pPr>
      <w:r>
        <w:t>1.</w:t>
      </w:r>
      <w:r>
        <w:t>现象：与</w:t>
      </w:r>
      <w:r>
        <w:t>Ru-</w:t>
      </w:r>
      <w:proofErr w:type="spellStart"/>
      <w:r>
        <w:t>CuNW</w:t>
      </w:r>
      <w:proofErr w:type="spellEnd"/>
      <w:r>
        <w:t>相比，两个主要对照的样品</w:t>
      </w:r>
      <w:proofErr w:type="spellStart"/>
      <w:r>
        <w:t>CuNW</w:t>
      </w:r>
      <w:proofErr w:type="spellEnd"/>
      <w:r>
        <w:t>和</w:t>
      </w:r>
      <w:proofErr w:type="spellStart"/>
      <w:r>
        <w:t>RuNP</w:t>
      </w:r>
      <w:proofErr w:type="spellEnd"/>
      <w:r>
        <w:t>表现出明显的电催化行为。</w:t>
      </w:r>
      <w:r>
        <w:t>0.2V</w:t>
      </w:r>
      <w:r>
        <w:t>时，</w:t>
      </w:r>
      <w:proofErr w:type="spellStart"/>
      <w:r>
        <w:t>RuNP</w:t>
      </w:r>
      <w:proofErr w:type="spellEnd"/>
      <w:r w:rsidR="004F1D13">
        <w:rPr>
          <w:rFonts w:hint="eastAsia"/>
        </w:rPr>
        <w:t>最开始生成</w:t>
      </w:r>
      <w:r>
        <w:t>氨</w:t>
      </w:r>
      <w:r w:rsidR="004F1D13">
        <w:rPr>
          <w:rFonts w:hint="eastAsia"/>
        </w:rPr>
        <w:t>的</w:t>
      </w:r>
      <w:r>
        <w:t>法拉第效率为</w:t>
      </w:r>
      <w:r>
        <w:t>80%</w:t>
      </w:r>
      <w:r>
        <w:t>。</w:t>
      </w:r>
    </w:p>
    <w:p w14:paraId="75C490A3" w14:textId="77777777" w:rsidR="009E58DE" w:rsidRDefault="009E58DE" w:rsidP="009E58DE">
      <w:pPr>
        <w:pStyle w:val="Bf2"/>
      </w:pPr>
      <w:r>
        <w:t>分析：表明</w:t>
      </w:r>
      <w:r>
        <w:t>Ru</w:t>
      </w:r>
      <w:r>
        <w:t>上较容易发生</w:t>
      </w:r>
      <w:r>
        <w:t>NO</w:t>
      </w:r>
      <w:r w:rsidRPr="004F1D13">
        <w:rPr>
          <w:vertAlign w:val="subscript"/>
        </w:rPr>
        <w:t>3</w:t>
      </w:r>
      <w:r>
        <w:t>RR</w:t>
      </w:r>
      <w:r>
        <w:t>反应。</w:t>
      </w:r>
    </w:p>
    <w:p w14:paraId="10EDC19E" w14:textId="2D17C7B2" w:rsidR="009E58DE" w:rsidRDefault="009E58DE" w:rsidP="009E58DE">
      <w:pPr>
        <w:pStyle w:val="Bf2"/>
      </w:pPr>
      <w:r>
        <w:t>2.</w:t>
      </w:r>
      <w:r>
        <w:t>现象：在</w:t>
      </w:r>
      <w:r w:rsidR="004F1D13">
        <w:rPr>
          <w:rFonts w:hint="eastAsia"/>
        </w:rPr>
        <w:t>更高的</w:t>
      </w:r>
      <w:r>
        <w:t>过电位下，尤其是大于</w:t>
      </w:r>
      <w:r>
        <w:t>HER</w:t>
      </w:r>
      <w:r>
        <w:t>电位（</w:t>
      </w:r>
      <w:r>
        <w:t>0V</w:t>
      </w:r>
      <w:r>
        <w:t>）</w:t>
      </w:r>
      <w:r w:rsidR="00DE51D8">
        <w:rPr>
          <w:rFonts w:hint="eastAsia"/>
        </w:rPr>
        <w:t>时</w:t>
      </w:r>
      <w:r>
        <w:t>，因为</w:t>
      </w:r>
      <w:r>
        <w:t>HER</w:t>
      </w:r>
      <w:r>
        <w:t>激烈的竞争，氨的法拉第效率开始急剧下降</w:t>
      </w:r>
      <w:r w:rsidR="00DE51D8">
        <w:rPr>
          <w:rFonts w:hint="eastAsia"/>
        </w:rPr>
        <w:t>（</w:t>
      </w:r>
      <w:r>
        <w:t>因为</w:t>
      </w:r>
      <w:r>
        <w:t>Ru</w:t>
      </w:r>
      <w:r>
        <w:t>是一种众所周知的</w:t>
      </w:r>
      <w:r>
        <w:t>HER</w:t>
      </w:r>
      <w:r>
        <w:t>活性催化剂</w:t>
      </w:r>
      <w:r w:rsidR="00DE51D8">
        <w:rPr>
          <w:rFonts w:hint="eastAsia"/>
        </w:rPr>
        <w:t>）</w:t>
      </w:r>
      <w:r>
        <w:t>；与之鲜明对比的是，</w:t>
      </w:r>
      <w:proofErr w:type="spellStart"/>
      <w:r>
        <w:t>CuNW</w:t>
      </w:r>
      <w:proofErr w:type="spellEnd"/>
      <w:r w:rsidR="00DE51D8">
        <w:rPr>
          <w:rFonts w:hint="eastAsia"/>
        </w:rPr>
        <w:t>的</w:t>
      </w:r>
      <w:r>
        <w:t>氨生成较缓慢，要达到高法拉第效率，需要施加较大的过电位，这</w:t>
      </w:r>
      <w:r w:rsidR="006458AC">
        <w:rPr>
          <w:rFonts w:hint="eastAsia"/>
        </w:rPr>
        <w:t>同样</w:t>
      </w:r>
      <w:r>
        <w:t>表明了</w:t>
      </w:r>
      <w:r>
        <w:t>Cu</w:t>
      </w:r>
      <w:r>
        <w:t>对</w:t>
      </w:r>
      <w:r>
        <w:t>HER</w:t>
      </w:r>
      <w:r>
        <w:t>的惰性。</w:t>
      </w:r>
    </w:p>
    <w:p w14:paraId="0C297C61" w14:textId="7AB5634A" w:rsidR="009E58DE" w:rsidRDefault="009E58DE" w:rsidP="009E58DE">
      <w:pPr>
        <w:pStyle w:val="Bf2"/>
      </w:pPr>
      <w:r>
        <w:t>分析：总的来说，</w:t>
      </w:r>
      <w:r>
        <w:t>Ru-</w:t>
      </w:r>
      <w:proofErr w:type="spellStart"/>
      <w:r>
        <w:t>CuNW</w:t>
      </w:r>
      <w:proofErr w:type="spellEnd"/>
      <w:r>
        <w:t>有机的结合了</w:t>
      </w:r>
      <w:r>
        <w:t>Ru</w:t>
      </w:r>
      <w:r>
        <w:t>催化剂和</w:t>
      </w:r>
      <w:r>
        <w:t>Cu</w:t>
      </w:r>
      <w:r>
        <w:t>催化剂的优点，</w:t>
      </w:r>
      <w:r w:rsidR="006458AC">
        <w:rPr>
          <w:rFonts w:hint="eastAsia"/>
        </w:rPr>
        <w:t>因此</w:t>
      </w:r>
      <w:r>
        <w:t>体系产氨</w:t>
      </w:r>
      <w:r w:rsidR="006458AC">
        <w:rPr>
          <w:rFonts w:hint="eastAsia"/>
        </w:rPr>
        <w:t>的</w:t>
      </w:r>
      <w:r>
        <w:t>表现</w:t>
      </w:r>
      <w:r w:rsidR="006458AC">
        <w:rPr>
          <w:rFonts w:hint="eastAsia"/>
        </w:rPr>
        <w:t>良好；</w:t>
      </w:r>
      <w:r>
        <w:t>Ru-</w:t>
      </w:r>
      <w:proofErr w:type="spellStart"/>
      <w:r>
        <w:t>CuNW</w:t>
      </w:r>
      <w:proofErr w:type="spellEnd"/>
      <w:r>
        <w:t>不仅表现出良好的起始电位，而且在高电流密度和负电位下，抑制了</w:t>
      </w:r>
      <w:r>
        <w:t>HER</w:t>
      </w:r>
      <w:r>
        <w:t>（析氢反应）和副产物（</w:t>
      </w:r>
      <w:r>
        <w:t>NO</w:t>
      </w:r>
      <w:r w:rsidRPr="00EE5F47">
        <w:rPr>
          <w:vertAlign w:val="subscript"/>
          <w:rPrChange w:id="28" w:author="Yang Lei" w:date="2023-09-10T14:45:00Z">
            <w:rPr>
              <w:vertAlign w:val="superscript"/>
            </w:rPr>
          </w:rPrChange>
        </w:rPr>
        <w:t>2</w:t>
      </w:r>
      <w:r w:rsidRPr="006458AC">
        <w:rPr>
          <w:vertAlign w:val="superscript"/>
        </w:rPr>
        <w:t>-</w:t>
      </w:r>
      <w:r>
        <w:t>）的产生。</w:t>
      </w:r>
    </w:p>
    <w:p w14:paraId="2E954EA2" w14:textId="57526C83" w:rsidR="009E58DE" w:rsidRDefault="009E58DE" w:rsidP="009E58DE">
      <w:pPr>
        <w:pStyle w:val="Bf2"/>
      </w:pPr>
      <w:r>
        <w:t>3.</w:t>
      </w:r>
      <w:r>
        <w:t>现象：</w:t>
      </w:r>
      <w:r>
        <w:t>Ru-</w:t>
      </w:r>
      <w:proofErr w:type="spellStart"/>
      <w:r>
        <w:t>CuNW</w:t>
      </w:r>
      <w:proofErr w:type="spellEnd"/>
      <w:r>
        <w:t>的</w:t>
      </w:r>
      <w:r>
        <w:t>I-V</w:t>
      </w:r>
      <w:r>
        <w:t>图像表明，</w:t>
      </w:r>
      <w:r w:rsidR="006458AC">
        <w:t>电流密度为</w:t>
      </w:r>
      <w:r w:rsidR="006458AC">
        <w:t>1A/cm</w:t>
      </w:r>
      <w:r w:rsidR="006458AC" w:rsidRPr="006458AC">
        <w:rPr>
          <w:vertAlign w:val="superscript"/>
        </w:rPr>
        <w:t>2</w:t>
      </w:r>
      <w:r w:rsidR="006458AC">
        <w:rPr>
          <w:rFonts w:hint="eastAsia"/>
        </w:rPr>
        <w:t>时，仅需</w:t>
      </w:r>
      <w:r>
        <w:t>V</w:t>
      </w:r>
      <w:r w:rsidR="006458AC">
        <w:rPr>
          <w:rFonts w:hint="eastAsia"/>
        </w:rPr>
        <w:t>为</w:t>
      </w:r>
      <w:r>
        <w:t>-0.13V</w:t>
      </w:r>
      <w:r w:rsidR="006458AC">
        <w:rPr>
          <w:rFonts w:hint="eastAsia"/>
        </w:rPr>
        <w:t>（</w:t>
      </w:r>
      <w:r w:rsidR="006458AC">
        <w:rPr>
          <w:rFonts w:hint="eastAsia"/>
        </w:rPr>
        <w:t>v</w:t>
      </w:r>
      <w:r w:rsidR="006458AC">
        <w:t xml:space="preserve">s </w:t>
      </w:r>
      <w:r w:rsidR="006458AC">
        <w:rPr>
          <w:rFonts w:hint="eastAsia"/>
        </w:rPr>
        <w:t>R</w:t>
      </w:r>
      <w:r w:rsidR="006458AC">
        <w:t>HE</w:t>
      </w:r>
      <w:r w:rsidR="006458AC">
        <w:rPr>
          <w:rFonts w:hint="eastAsia"/>
        </w:rPr>
        <w:t>可逆氢电极）；</w:t>
      </w:r>
      <w:r w:rsidR="006458AC">
        <w:rPr>
          <w:rFonts w:hint="eastAsia"/>
        </w:rPr>
        <w:t>0</w:t>
      </w:r>
      <w:r w:rsidR="006458AC">
        <w:t>.</w:t>
      </w:r>
      <w:r w:rsidR="00000990">
        <w:t>0</w:t>
      </w:r>
      <w:r>
        <w:t>4V</w:t>
      </w:r>
      <w:r>
        <w:t>时，</w:t>
      </w:r>
      <w:r>
        <w:t>Ru-</w:t>
      </w:r>
      <w:proofErr w:type="spellStart"/>
      <w:r>
        <w:t>CuNW</w:t>
      </w:r>
      <w:proofErr w:type="spellEnd"/>
      <w:r>
        <w:t>的法拉第效率达到最大值</w:t>
      </w:r>
      <w:r>
        <w:t>96%</w:t>
      </w:r>
      <w:r>
        <w:t>，并在较宽的电压范围内始终保持高法拉第效率，与</w:t>
      </w:r>
      <w:proofErr w:type="spellStart"/>
      <w:r>
        <w:t>CuNW</w:t>
      </w:r>
      <w:proofErr w:type="spellEnd"/>
      <w:r>
        <w:t>和</w:t>
      </w:r>
      <w:proofErr w:type="spellStart"/>
      <w:r>
        <w:t>RuNW</w:t>
      </w:r>
      <w:proofErr w:type="spellEnd"/>
      <w:r>
        <w:t>相比有显著提升；氨气部分电流密度较高为</w:t>
      </w:r>
      <w:r>
        <w:t>965</w:t>
      </w:r>
      <w:ins w:id="29" w:author="Yang Lei" w:date="2023-09-10T14:46:00Z">
        <w:r w:rsidR="00A533C3">
          <w:t xml:space="preserve"> </w:t>
        </w:r>
      </w:ins>
      <w:r>
        <w:t>mA/cm</w:t>
      </w:r>
      <w:r w:rsidRPr="00000990">
        <w:rPr>
          <w:vertAlign w:val="superscript"/>
        </w:rPr>
        <w:t>2</w:t>
      </w:r>
      <w:r>
        <w:t>，生成速度较高为</w:t>
      </w:r>
      <w:r>
        <w:t>76500</w:t>
      </w:r>
      <w:ins w:id="30" w:author="Yang Lei" w:date="2023-09-10T14:46:00Z">
        <w:r w:rsidR="00A533C3">
          <w:t xml:space="preserve"> </w:t>
        </w:r>
      </w:ins>
      <w:proofErr w:type="spellStart"/>
      <w:r>
        <w:t>μg</w:t>
      </w:r>
      <w:proofErr w:type="spellEnd"/>
      <w:r>
        <w:t>/cm</w:t>
      </w:r>
      <w:r w:rsidRPr="00000990">
        <w:rPr>
          <w:vertAlign w:val="superscript"/>
        </w:rPr>
        <w:t>2</w:t>
      </w:r>
      <w:r>
        <w:t>·h</w:t>
      </w:r>
    </w:p>
    <w:p w14:paraId="30F67BF0" w14:textId="77777777" w:rsidR="009E58DE" w:rsidRDefault="009E58DE" w:rsidP="009E58DE">
      <w:pPr>
        <w:pStyle w:val="Bf2"/>
      </w:pPr>
      <w:r>
        <w:t>分析：表明相比之前，</w:t>
      </w:r>
      <w:r>
        <w:t>Ru-</w:t>
      </w:r>
      <w:proofErr w:type="spellStart"/>
      <w:r>
        <w:t>CuNW</w:t>
      </w:r>
      <w:proofErr w:type="spellEnd"/>
      <w:r>
        <w:t>性能显著改善。</w:t>
      </w:r>
    </w:p>
    <w:p w14:paraId="7AFD6CEB" w14:textId="121FD996" w:rsidR="009E58DE" w:rsidRDefault="009E58DE" w:rsidP="009E58DE">
      <w:pPr>
        <w:pStyle w:val="Bf2"/>
      </w:pPr>
      <w:r>
        <w:t>4.</w:t>
      </w:r>
      <w:r>
        <w:t>结论：通过同位素标记和核磁共振（</w:t>
      </w:r>
      <w:r>
        <w:t>NMR</w:t>
      </w:r>
      <w:r>
        <w:t>），证明所有的</w:t>
      </w:r>
      <w:r>
        <w:t>NH</w:t>
      </w:r>
      <w:r w:rsidRPr="00000990">
        <w:rPr>
          <w:vertAlign w:val="subscript"/>
        </w:rPr>
        <w:t>3</w:t>
      </w:r>
      <w:r>
        <w:t>产物均由电</w:t>
      </w:r>
      <w:ins w:id="31" w:author="Yang Lei" w:date="2023-09-10T14:48:00Z">
        <w:r w:rsidR="00B31202">
          <w:rPr>
            <w:rFonts w:hint="eastAsia"/>
          </w:rPr>
          <w:t>催化</w:t>
        </w:r>
      </w:ins>
      <w:del w:id="32" w:author="Yang Lei" w:date="2023-09-10T14:48:00Z">
        <w:r w:rsidDel="00B31202">
          <w:delText>化学下的</w:delText>
        </w:r>
      </w:del>
      <w:r>
        <w:t>NO</w:t>
      </w:r>
      <w:r w:rsidRPr="00000990">
        <w:rPr>
          <w:vertAlign w:val="subscript"/>
        </w:rPr>
        <w:t>3</w:t>
      </w:r>
      <w:r>
        <w:t>RR</w:t>
      </w:r>
      <w:r>
        <w:t>产生。</w:t>
      </w:r>
    </w:p>
    <w:p w14:paraId="67485F31" w14:textId="77777777" w:rsidR="009E58DE" w:rsidRDefault="009E58DE" w:rsidP="009E58DE">
      <w:pPr>
        <w:pStyle w:val="Bf2"/>
      </w:pPr>
      <w:r>
        <w:t>5.</w:t>
      </w:r>
      <w:r>
        <w:t>目的：为了比较催化剂的内在活性，进行了电化学双层电容测试。</w:t>
      </w:r>
    </w:p>
    <w:p w14:paraId="5E78C353" w14:textId="77777777" w:rsidR="009E58DE" w:rsidRDefault="009E58DE" w:rsidP="009E58DE">
      <w:pPr>
        <w:pStyle w:val="Bf2"/>
      </w:pPr>
      <w:r>
        <w:t>现象：即使催化剂都表现出相似的</w:t>
      </w:r>
      <w:r>
        <w:t>ECSA</w:t>
      </w:r>
      <w:r>
        <w:t>标准</w:t>
      </w:r>
      <w:r>
        <w:t>I-V</w:t>
      </w:r>
      <w:r>
        <w:t>曲线，但对于</w:t>
      </w:r>
      <w:r>
        <w:t>NO</w:t>
      </w:r>
      <w:r w:rsidRPr="00000990">
        <w:rPr>
          <w:vertAlign w:val="subscript"/>
        </w:rPr>
        <w:t>3</w:t>
      </w:r>
      <w:r>
        <w:t>RR</w:t>
      </w:r>
      <w:r>
        <w:t>向</w:t>
      </w:r>
      <w:r>
        <w:t>NH</w:t>
      </w:r>
      <w:r w:rsidRPr="00000990">
        <w:rPr>
          <w:vertAlign w:val="subscript"/>
        </w:rPr>
        <w:t>3</w:t>
      </w:r>
      <w:r>
        <w:t>转化，</w:t>
      </w:r>
      <w:r>
        <w:t>Ru-</w:t>
      </w:r>
      <w:proofErr w:type="spellStart"/>
      <w:r>
        <w:t>CuNW</w:t>
      </w:r>
      <w:proofErr w:type="spellEnd"/>
      <w:r>
        <w:t>仍然显示出最好的内在活性。</w:t>
      </w:r>
    </w:p>
    <w:p w14:paraId="59EA2FE7" w14:textId="77777777" w:rsidR="009E58DE" w:rsidRDefault="009E58DE" w:rsidP="009E58DE">
      <w:pPr>
        <w:pStyle w:val="Bf2"/>
      </w:pPr>
      <w:r>
        <w:t>分析：表明</w:t>
      </w:r>
      <w:r>
        <w:t>Ru-</w:t>
      </w:r>
      <w:proofErr w:type="spellStart"/>
      <w:r>
        <w:t>CuNW</w:t>
      </w:r>
      <w:proofErr w:type="spellEnd"/>
      <w:r>
        <w:t>的良好性能，不仅是来自于高表面积，还来自于其本身内在活性好。</w:t>
      </w:r>
    </w:p>
    <w:p w14:paraId="083C8837" w14:textId="77777777" w:rsidR="009E58DE" w:rsidRDefault="009E58DE" w:rsidP="009E58DE">
      <w:pPr>
        <w:pStyle w:val="Bf2"/>
      </w:pPr>
      <w:r>
        <w:t>6.</w:t>
      </w:r>
      <w:r>
        <w:t>目的：测试</w:t>
      </w:r>
      <w:r>
        <w:t>Ru-</w:t>
      </w:r>
      <w:proofErr w:type="spellStart"/>
      <w:r>
        <w:t>CuNW</w:t>
      </w:r>
      <w:proofErr w:type="spellEnd"/>
      <w:r>
        <w:t>催化剂在不同</w:t>
      </w:r>
      <w:r>
        <w:t>NO</w:t>
      </w:r>
      <w:r w:rsidRPr="00000990">
        <w:rPr>
          <w:vertAlign w:val="subscript"/>
        </w:rPr>
        <w:t>3</w:t>
      </w:r>
      <w:r w:rsidRPr="00000990">
        <w:rPr>
          <w:vertAlign w:val="superscript"/>
        </w:rPr>
        <w:t>-</w:t>
      </w:r>
      <w:r>
        <w:t>浓度下的性能，以此证明催化剂广泛的适应性。</w:t>
      </w:r>
    </w:p>
    <w:p w14:paraId="15424A8C" w14:textId="1CB701F2" w:rsidR="009E58DE" w:rsidRDefault="009E58DE" w:rsidP="009E58DE">
      <w:pPr>
        <w:pStyle w:val="Bf2"/>
      </w:pPr>
      <w:r>
        <w:t>现象：</w:t>
      </w:r>
      <w:r>
        <w:t>NO</w:t>
      </w:r>
      <w:r w:rsidRPr="00000990">
        <w:rPr>
          <w:vertAlign w:val="subscript"/>
        </w:rPr>
        <w:t>3</w:t>
      </w:r>
      <w:r w:rsidRPr="00000990">
        <w:rPr>
          <w:vertAlign w:val="superscript"/>
        </w:rPr>
        <w:t>-</w:t>
      </w:r>
      <w:r>
        <w:t>浓度分别选择</w:t>
      </w:r>
      <w:r>
        <w:t>2000</w:t>
      </w:r>
      <w:ins w:id="33" w:author="Yang Lei" w:date="2023-09-10T14:49:00Z">
        <w:r w:rsidR="00B31202">
          <w:t xml:space="preserve"> </w:t>
        </w:r>
      </w:ins>
      <w:r>
        <w:t>ppm</w:t>
      </w:r>
      <w:r>
        <w:t>（</w:t>
      </w:r>
      <w:r>
        <w:t>32.3</w:t>
      </w:r>
      <w:ins w:id="34" w:author="Yang Lei" w:date="2023-09-10T14:49:00Z">
        <w:r w:rsidR="00B31202">
          <w:t xml:space="preserve"> </w:t>
        </w:r>
      </w:ins>
      <w:r>
        <w:t>mM</w:t>
      </w:r>
      <w:r>
        <w:t>）、</w:t>
      </w:r>
      <w:r>
        <w:t>10</w:t>
      </w:r>
      <w:ins w:id="35" w:author="Yang Lei" w:date="2023-09-10T14:49:00Z">
        <w:r w:rsidR="00B31202">
          <w:t xml:space="preserve"> </w:t>
        </w:r>
      </w:ins>
      <w:r>
        <w:t>mM</w:t>
      </w:r>
      <w:r>
        <w:t>和</w:t>
      </w:r>
      <w:r>
        <w:t>100</w:t>
      </w:r>
      <w:ins w:id="36" w:author="Yang Lei" w:date="2023-09-10T14:49:00Z">
        <w:r w:rsidR="00B31202">
          <w:t xml:space="preserve"> </w:t>
        </w:r>
      </w:ins>
      <w:r>
        <w:t>mM</w:t>
      </w:r>
      <w:r>
        <w:t>，覆盖了家庭污水和重工业污水的浓度范围。</w:t>
      </w:r>
      <w:r>
        <w:t>Ru-</w:t>
      </w:r>
      <w:proofErr w:type="spellStart"/>
      <w:r>
        <w:t>CuNW</w:t>
      </w:r>
      <w:proofErr w:type="spellEnd"/>
      <w:r>
        <w:t>不仅在高</w:t>
      </w:r>
      <w:r w:rsidR="00000990">
        <w:t>NO</w:t>
      </w:r>
      <w:r w:rsidR="00000990" w:rsidRPr="00000990">
        <w:rPr>
          <w:vertAlign w:val="subscript"/>
        </w:rPr>
        <w:t>3</w:t>
      </w:r>
      <w:r w:rsidR="00000990" w:rsidRPr="00000990">
        <w:rPr>
          <w:vertAlign w:val="superscript"/>
        </w:rPr>
        <w:t>-</w:t>
      </w:r>
      <w:r>
        <w:t>浓度下保持较高法拉第效率，而且在</w:t>
      </w:r>
      <w:r>
        <w:t>10</w:t>
      </w:r>
      <w:ins w:id="37" w:author="Yang Lei" w:date="2023-09-10T14:49:00Z">
        <w:r w:rsidR="00B31202">
          <w:t xml:space="preserve"> </w:t>
        </w:r>
      </w:ins>
      <w:r>
        <w:t>mM</w:t>
      </w:r>
      <w:r w:rsidR="00000990" w:rsidRPr="00000990">
        <w:t xml:space="preserve"> </w:t>
      </w:r>
      <w:r w:rsidR="00000990">
        <w:t>NO</w:t>
      </w:r>
      <w:r w:rsidR="00000990" w:rsidRPr="00000990">
        <w:rPr>
          <w:vertAlign w:val="subscript"/>
        </w:rPr>
        <w:t>3</w:t>
      </w:r>
      <w:r w:rsidR="00000990" w:rsidRPr="00000990">
        <w:rPr>
          <w:vertAlign w:val="superscript"/>
        </w:rPr>
        <w:t>-</w:t>
      </w:r>
      <w:r>
        <w:t>下，电流密度达到</w:t>
      </w:r>
      <w:r>
        <w:t>400mA/cm</w:t>
      </w:r>
      <w:r w:rsidRPr="00000990">
        <w:rPr>
          <w:vertAlign w:val="superscript"/>
        </w:rPr>
        <w:t>2</w:t>
      </w:r>
      <w:r>
        <w:t>，法拉第效率为</w:t>
      </w:r>
      <w:r>
        <w:t>90%</w:t>
      </w:r>
      <w:r>
        <w:t>，表现出良好的性能。</w:t>
      </w:r>
    </w:p>
    <w:p w14:paraId="2B32A8EA" w14:textId="032439E7" w:rsidR="009E58DE" w:rsidRDefault="009E58DE" w:rsidP="009E58DE">
      <w:pPr>
        <w:pStyle w:val="Bf2"/>
      </w:pPr>
      <w:r>
        <w:t>7.</w:t>
      </w:r>
      <w:r>
        <w:t>目的：评估</w:t>
      </w:r>
      <w:r>
        <w:t>Ru-</w:t>
      </w:r>
      <w:proofErr w:type="spellStart"/>
      <w:r>
        <w:t>CuNW</w:t>
      </w:r>
      <w:proofErr w:type="spellEnd"/>
      <w:r>
        <w:t>去除硝酸根的能力，进行了分批次实验（初始</w:t>
      </w:r>
      <w:r w:rsidR="00000990">
        <w:t>NO</w:t>
      </w:r>
      <w:r w:rsidR="00000990" w:rsidRPr="00000990">
        <w:rPr>
          <w:vertAlign w:val="subscript"/>
        </w:rPr>
        <w:t>3</w:t>
      </w:r>
      <w:r w:rsidR="00000990" w:rsidRPr="00000990">
        <w:rPr>
          <w:vertAlign w:val="superscript"/>
        </w:rPr>
        <w:t>-</w:t>
      </w:r>
      <w:r>
        <w:t>浓度</w:t>
      </w:r>
      <w:r>
        <w:t>2000ppm</w:t>
      </w:r>
      <w:r>
        <w:t>），测量剩余产物。</w:t>
      </w:r>
    </w:p>
    <w:p w14:paraId="5186DA7F" w14:textId="79DE0A63" w:rsidR="009E58DE" w:rsidRDefault="009E58DE" w:rsidP="009E58DE">
      <w:pPr>
        <w:pStyle w:val="Bf2"/>
      </w:pPr>
      <w:r>
        <w:t>现象：几乎所有的</w:t>
      </w:r>
      <w:r>
        <w:t>N</w:t>
      </w:r>
      <w:r>
        <w:t>源都在</w:t>
      </w:r>
      <w:r>
        <w:t>1</w:t>
      </w:r>
      <w:r>
        <w:t>小时内转化为</w:t>
      </w:r>
      <w:r>
        <w:t>NH</w:t>
      </w:r>
      <w:r w:rsidRPr="00000990">
        <w:rPr>
          <w:vertAlign w:val="subscript"/>
        </w:rPr>
        <w:t>3</w:t>
      </w:r>
      <w:r>
        <w:t>，</w:t>
      </w:r>
      <w:r w:rsidR="00000990">
        <w:t>NO</w:t>
      </w:r>
      <w:r w:rsidR="00000990" w:rsidRPr="00000990">
        <w:rPr>
          <w:vertAlign w:val="subscript"/>
        </w:rPr>
        <w:t>3</w:t>
      </w:r>
      <w:r w:rsidR="00000990" w:rsidRPr="00000990">
        <w:rPr>
          <w:vertAlign w:val="superscript"/>
        </w:rPr>
        <w:t>-</w:t>
      </w:r>
      <w:r>
        <w:t>对</w:t>
      </w:r>
      <w:r>
        <w:t>NH</w:t>
      </w:r>
      <w:r w:rsidRPr="00000990">
        <w:rPr>
          <w:vertAlign w:val="subscript"/>
        </w:rPr>
        <w:t>3</w:t>
      </w:r>
      <w:r>
        <w:t>的选择性达到了</w:t>
      </w:r>
      <w:r>
        <w:t>99.8%</w:t>
      </w:r>
      <w:r>
        <w:t>，</w:t>
      </w:r>
      <w:r>
        <w:t>NH</w:t>
      </w:r>
      <w:r w:rsidRPr="00B31202">
        <w:rPr>
          <w:vertAlign w:val="subscript"/>
          <w:rPrChange w:id="38" w:author="Yang Lei" w:date="2023-09-10T14:49:00Z">
            <w:rPr/>
          </w:rPrChange>
        </w:rPr>
        <w:t>3</w:t>
      </w:r>
      <w:r>
        <w:t>的法拉第效率始终保持在</w:t>
      </w:r>
      <w:r>
        <w:t>90%</w:t>
      </w:r>
      <w:r>
        <w:t>以上。</w:t>
      </w:r>
      <w:r>
        <w:t>1</w:t>
      </w:r>
      <w:r>
        <w:t>小时后，</w:t>
      </w:r>
      <w:r w:rsidR="00000990">
        <w:t>NO</w:t>
      </w:r>
      <w:r w:rsidR="00000990" w:rsidRPr="00000990">
        <w:rPr>
          <w:vertAlign w:val="subscript"/>
        </w:rPr>
        <w:t>3</w:t>
      </w:r>
      <w:r w:rsidR="00000990" w:rsidRPr="00000990">
        <w:rPr>
          <w:vertAlign w:val="superscript"/>
        </w:rPr>
        <w:t>-</w:t>
      </w:r>
      <w:r>
        <w:t>和</w:t>
      </w:r>
      <w:r>
        <w:t>NO</w:t>
      </w:r>
      <w:r w:rsidRPr="00000990">
        <w:rPr>
          <w:vertAlign w:val="subscript"/>
        </w:rPr>
        <w:t>2</w:t>
      </w:r>
      <w:r w:rsidRPr="00000990">
        <w:rPr>
          <w:vertAlign w:val="superscript"/>
        </w:rPr>
        <w:t>-</w:t>
      </w:r>
      <w:r>
        <w:t>均显著降低，低于</w:t>
      </w:r>
      <w:r>
        <w:t>WHO</w:t>
      </w:r>
      <w:r>
        <w:t>的饮用水标准；随时间变化的产物比表明，我们成功收集了所有的</w:t>
      </w:r>
      <w:r>
        <w:t>N</w:t>
      </w:r>
      <w:r>
        <w:t>源。</w:t>
      </w:r>
    </w:p>
    <w:p w14:paraId="3D790A89" w14:textId="77777777" w:rsidR="009E58DE" w:rsidRDefault="009E58DE" w:rsidP="009E58DE">
      <w:pPr>
        <w:pStyle w:val="Bf2"/>
      </w:pPr>
      <w:r>
        <w:t>分析：表明</w:t>
      </w:r>
      <w:r>
        <w:t>Ru-</w:t>
      </w:r>
      <w:proofErr w:type="spellStart"/>
      <w:r>
        <w:t>CuNW</w:t>
      </w:r>
      <w:proofErr w:type="spellEnd"/>
      <w:r>
        <w:t>不仅具有出色的活性和</w:t>
      </w:r>
      <w:r>
        <w:t>NH</w:t>
      </w:r>
      <w:r w:rsidRPr="00000990">
        <w:rPr>
          <w:vertAlign w:val="subscript"/>
        </w:rPr>
        <w:t>3</w:t>
      </w:r>
      <w:r>
        <w:t>法拉第效率，而且对于在污水中完全去除和转化硝酸根来说，也是一种很有前景的催化剂。</w:t>
      </w:r>
    </w:p>
    <w:p w14:paraId="3B80EF47" w14:textId="4AAA7975" w:rsidR="009F5321" w:rsidRPr="00BC4093" w:rsidRDefault="009E58DE" w:rsidP="00BC4093">
      <w:pPr>
        <w:pStyle w:val="B8"/>
        <w:rPr>
          <w:rFonts w:ascii="宋体" w:eastAsia="宋体" w:hAnsi="宋体"/>
          <w:b/>
          <w:bCs/>
        </w:rPr>
      </w:pPr>
      <w:r w:rsidRPr="009E58DE">
        <w:rPr>
          <w:rFonts w:ascii="宋体" w:eastAsia="宋体" w:hAnsi="宋体" w:hint="eastAsia"/>
          <w:b/>
          <w:bCs/>
        </w:rPr>
        <w:t>催化剂的结构</w:t>
      </w:r>
      <w:r>
        <w:rPr>
          <w:rFonts w:ascii="宋体" w:eastAsia="宋体" w:hAnsi="宋体" w:hint="eastAsia"/>
          <w:b/>
          <w:bCs/>
        </w:rPr>
        <w:t>和原理</w:t>
      </w:r>
      <w:r w:rsidRPr="009E58DE">
        <w:rPr>
          <w:rFonts w:ascii="宋体" w:eastAsia="宋体" w:hAnsi="宋体" w:hint="eastAsia"/>
          <w:b/>
          <w:bCs/>
        </w:rPr>
        <w:t>分析</w:t>
      </w:r>
    </w:p>
    <w:p w14:paraId="3436E074" w14:textId="09024FB4" w:rsidR="009E58DE" w:rsidRPr="009E58DE" w:rsidRDefault="009E58DE" w:rsidP="009E58DE">
      <w:pPr>
        <w:pStyle w:val="Bf2"/>
      </w:pPr>
      <w:r>
        <w:rPr>
          <w:rFonts w:hint="eastAsia"/>
        </w:rPr>
        <w:t>结构分析</w:t>
      </w:r>
      <w:r w:rsidRPr="009E58DE">
        <w:rPr>
          <w:rFonts w:hint="eastAsia"/>
        </w:rPr>
        <w:t>：通过各种仪器表征和分析，证明催化剂中掺杂的</w:t>
      </w:r>
      <w:r w:rsidRPr="009E58DE">
        <w:t>Ru</w:t>
      </w:r>
      <w:r w:rsidRPr="009E58DE">
        <w:t>处于金属态，并作为独立的原子高度分散在</w:t>
      </w:r>
      <w:r w:rsidRPr="009E58DE">
        <w:t>Cu</w:t>
      </w:r>
      <w:r w:rsidRPr="009E58DE">
        <w:t>之中。</w:t>
      </w:r>
    </w:p>
    <w:p w14:paraId="5AFD1EA2" w14:textId="6BBFEFE4" w:rsidR="009E58DE" w:rsidRDefault="009E58DE" w:rsidP="009E58DE">
      <w:pPr>
        <w:pStyle w:val="Bf2"/>
      </w:pPr>
      <w:r>
        <w:t>Ru-</w:t>
      </w:r>
      <w:proofErr w:type="spellStart"/>
      <w:r>
        <w:t>CuNW</w:t>
      </w:r>
      <w:proofErr w:type="spellEnd"/>
      <w:r>
        <w:t>上主要发生</w:t>
      </w:r>
      <w:r w:rsidR="00000990">
        <w:t>NO</w:t>
      </w:r>
      <w:r w:rsidR="00000990" w:rsidRPr="00000990">
        <w:rPr>
          <w:vertAlign w:val="subscript"/>
        </w:rPr>
        <w:t>3</w:t>
      </w:r>
      <w:r w:rsidR="00000990" w:rsidRPr="00000990">
        <w:rPr>
          <w:vertAlign w:val="superscript"/>
        </w:rPr>
        <w:t>-</w:t>
      </w:r>
      <w:r>
        <w:t>还原形成</w:t>
      </w:r>
      <w:r>
        <w:t>NH</w:t>
      </w:r>
      <w:r w:rsidRPr="00000990">
        <w:rPr>
          <w:vertAlign w:val="subscript"/>
        </w:rPr>
        <w:t>3</w:t>
      </w:r>
      <w:r>
        <w:t>的原因</w:t>
      </w:r>
      <w:r w:rsidR="00000990">
        <w:rPr>
          <w:rFonts w:hint="eastAsia"/>
        </w:rPr>
        <w:t>（表现出选择性的原因）</w:t>
      </w:r>
      <w:r>
        <w:t>：</w:t>
      </w:r>
      <w:r>
        <w:t>DFT</w:t>
      </w:r>
      <w:r>
        <w:t>计算表明，在</w:t>
      </w:r>
      <w:r>
        <w:t>Ru-</w:t>
      </w:r>
      <w:proofErr w:type="spellStart"/>
      <w:r>
        <w:t>CuNW</w:t>
      </w:r>
      <w:proofErr w:type="spellEnd"/>
      <w:r>
        <w:t>的</w:t>
      </w:r>
      <w:r>
        <w:t>Ru</w:t>
      </w:r>
      <w:r>
        <w:t>位点上，最有利的还原路径是</w:t>
      </w:r>
      <w:r w:rsidR="00000990">
        <w:t>NO</w:t>
      </w:r>
      <w:r w:rsidR="00000990" w:rsidRPr="00000990">
        <w:rPr>
          <w:vertAlign w:val="subscript"/>
        </w:rPr>
        <w:t>3</w:t>
      </w:r>
      <w:r w:rsidR="00000990" w:rsidRPr="00000990">
        <w:rPr>
          <w:vertAlign w:val="superscript"/>
        </w:rPr>
        <w:t>-</w:t>
      </w:r>
      <w:r>
        <w:t>形成</w:t>
      </w:r>
      <w:r>
        <w:t>NH</w:t>
      </w:r>
      <w:r w:rsidRPr="00000990">
        <w:rPr>
          <w:vertAlign w:val="subscript"/>
        </w:rPr>
        <w:t>3</w:t>
      </w:r>
      <w:r>
        <w:t>。因为相比其他氮化物（</w:t>
      </w:r>
      <w:r>
        <w:t>NO</w:t>
      </w:r>
      <w:r w:rsidRPr="00000990">
        <w:rPr>
          <w:vertAlign w:val="subscript"/>
        </w:rPr>
        <w:t>2</w:t>
      </w:r>
      <w:r>
        <w:t>, NO, N</w:t>
      </w:r>
      <w:r w:rsidRPr="00000990">
        <w:rPr>
          <w:vertAlign w:val="subscript"/>
        </w:rPr>
        <w:t>2</w:t>
      </w:r>
      <w:r>
        <w:t>O and N</w:t>
      </w:r>
      <w:r w:rsidRPr="00000990">
        <w:rPr>
          <w:vertAlign w:val="subscript"/>
        </w:rPr>
        <w:t>2</w:t>
      </w:r>
      <w:r>
        <w:t>）该路径的能量障碍最低。</w:t>
      </w:r>
    </w:p>
    <w:p w14:paraId="4918F85C" w14:textId="4FDCE0EC" w:rsidR="009F5321" w:rsidRPr="009F5321" w:rsidRDefault="009E58DE" w:rsidP="00000990">
      <w:pPr>
        <w:pStyle w:val="Bf2"/>
      </w:pPr>
      <w:r>
        <w:t>Ru-</w:t>
      </w:r>
      <w:proofErr w:type="spellStart"/>
      <w:r>
        <w:t>CuNW</w:t>
      </w:r>
      <w:proofErr w:type="spellEnd"/>
      <w:r>
        <w:t>在较宽电位内法拉第效率高的原因：（</w:t>
      </w:r>
      <w:r>
        <w:t>1</w:t>
      </w:r>
      <w:r>
        <w:t>）对</w:t>
      </w:r>
      <w:r>
        <w:t>HER</w:t>
      </w:r>
      <w:r>
        <w:t>的抑制（</w:t>
      </w:r>
      <w:r>
        <w:t>2</w:t>
      </w:r>
      <w:r>
        <w:t>）</w:t>
      </w:r>
      <w:r>
        <w:t>NO</w:t>
      </w:r>
      <w:r w:rsidRPr="00000990">
        <w:rPr>
          <w:vertAlign w:val="subscript"/>
        </w:rPr>
        <w:t>2</w:t>
      </w:r>
      <w:r w:rsidRPr="00000990">
        <w:rPr>
          <w:vertAlign w:val="superscript"/>
        </w:rPr>
        <w:t>-</w:t>
      </w:r>
      <w:r>
        <w:t>的解吸能较高（</w:t>
      </w:r>
      <w:r>
        <w:t>3</w:t>
      </w:r>
      <w:r>
        <w:t>）限制</w:t>
      </w:r>
      <w:r>
        <w:t>N*</w:t>
      </w:r>
      <w:r>
        <w:t>在</w:t>
      </w:r>
      <w:r>
        <w:t>Ru</w:t>
      </w:r>
      <w:r>
        <w:t>原子表面。</w:t>
      </w:r>
    </w:p>
    <w:p w14:paraId="0BB48C79" w14:textId="525EB6CA" w:rsidR="00626F68" w:rsidRDefault="009E58DE" w:rsidP="00626F68">
      <w:pPr>
        <w:pStyle w:val="B8"/>
        <w:rPr>
          <w:rFonts w:ascii="宋体" w:eastAsia="宋体" w:hAnsi="宋体"/>
          <w:b/>
          <w:bCs/>
        </w:rPr>
      </w:pPr>
      <w:proofErr w:type="gramStart"/>
      <w:r w:rsidRPr="009E58DE">
        <w:rPr>
          <w:rFonts w:ascii="宋体" w:eastAsia="宋体" w:hAnsi="宋体" w:hint="eastAsia"/>
          <w:b/>
          <w:bCs/>
        </w:rPr>
        <w:t>氨产品</w:t>
      </w:r>
      <w:proofErr w:type="gramEnd"/>
      <w:r w:rsidRPr="009E58DE">
        <w:rPr>
          <w:rFonts w:ascii="宋体" w:eastAsia="宋体" w:hAnsi="宋体" w:hint="eastAsia"/>
          <w:b/>
          <w:bCs/>
        </w:rPr>
        <w:t>的收集</w:t>
      </w:r>
    </w:p>
    <w:p w14:paraId="7E5E5DDF" w14:textId="77777777" w:rsidR="00304D2E" w:rsidRPr="00304D2E" w:rsidRDefault="00304D2E" w:rsidP="00304D2E">
      <w:pPr>
        <w:pStyle w:val="Bf2"/>
      </w:pPr>
    </w:p>
    <w:p w14:paraId="48AB6738" w14:textId="011058BB" w:rsidR="00000990" w:rsidRDefault="00304D2E" w:rsidP="00304D2E">
      <w:pPr>
        <w:pStyle w:val="Bf2"/>
      </w:pPr>
      <w:r>
        <w:rPr>
          <w:noProof/>
        </w:rPr>
        <w:drawing>
          <wp:anchor distT="0" distB="0" distL="114300" distR="114300" simplePos="0" relativeHeight="251691008" behindDoc="0" locked="0" layoutInCell="1" allowOverlap="1" wp14:anchorId="6D8A466B" wp14:editId="5DA60CF0">
            <wp:simplePos x="0" y="0"/>
            <wp:positionH relativeFrom="margin">
              <wp:align>left</wp:align>
            </wp:positionH>
            <wp:positionV relativeFrom="paragraph">
              <wp:posOffset>0</wp:posOffset>
            </wp:positionV>
            <wp:extent cx="6061075" cy="1874520"/>
            <wp:effectExtent l="0" t="0" r="0" b="0"/>
            <wp:wrapSquare wrapText="bothSides"/>
            <wp:docPr id="6861048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107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1A9F9" w14:textId="0E658085" w:rsidR="009E58DE" w:rsidRDefault="009E58DE" w:rsidP="009E58DE">
      <w:pPr>
        <w:pStyle w:val="Bf2"/>
      </w:pPr>
      <w:r>
        <w:t>1.</w:t>
      </w:r>
      <w:r w:rsidR="00B6740C">
        <w:rPr>
          <w:rFonts w:hint="eastAsia"/>
        </w:rPr>
        <w:t>处理</w:t>
      </w:r>
      <w:r>
        <w:t>硝酸根的过程（根据文献所画简图）：电化学电池设置双室，阳极和阴极分开各占一室，两室之间设置离子交换膜</w:t>
      </w:r>
      <w:r w:rsidR="00304D2E">
        <w:rPr>
          <w:rFonts w:hint="eastAsia"/>
        </w:rPr>
        <w:t>（</w:t>
      </w:r>
      <w:del w:id="39" w:author="J Roger" w:date="2023-09-10T16:37:00Z">
        <w:r w:rsidR="00304D2E" w:rsidDel="00384C92">
          <w:rPr>
            <w:rFonts w:hint="eastAsia"/>
          </w:rPr>
          <w:delText>可能？</w:delText>
        </w:r>
      </w:del>
      <w:ins w:id="40" w:author="J Roger" w:date="2023-09-10T16:37:00Z">
        <w:r w:rsidR="00384C92">
          <w:rPr>
            <w:rFonts w:hint="eastAsia"/>
          </w:rPr>
          <w:t>质子交换膜</w:t>
        </w:r>
      </w:ins>
      <w:r w:rsidR="00304D2E">
        <w:rPr>
          <w:rFonts w:hint="eastAsia"/>
        </w:rPr>
        <w:t>）</w:t>
      </w:r>
      <w:r>
        <w:t>。含有硝酸根的进水进入反应器，开始电解后，在阳极处发生氧化反应产生</w:t>
      </w:r>
      <w:r>
        <w:t>O</w:t>
      </w:r>
      <w:r w:rsidRPr="00000990">
        <w:rPr>
          <w:vertAlign w:val="subscript"/>
        </w:rPr>
        <w:t>2</w:t>
      </w:r>
      <w:r>
        <w:t>和</w:t>
      </w:r>
      <w:r>
        <w:t>H</w:t>
      </w:r>
      <w:r w:rsidRPr="00000990">
        <w:rPr>
          <w:vertAlign w:val="superscript"/>
        </w:rPr>
        <w:t>+</w:t>
      </w:r>
      <w:r>
        <w:t>，在阴极处发生</w:t>
      </w:r>
      <w:r>
        <w:t>NO</w:t>
      </w:r>
      <w:r w:rsidRPr="00000990">
        <w:rPr>
          <w:vertAlign w:val="subscript"/>
        </w:rPr>
        <w:t>3</w:t>
      </w:r>
      <w:r>
        <w:t>RR</w:t>
      </w:r>
      <w:r>
        <w:t>反应，</w:t>
      </w:r>
      <w:r>
        <w:t>NO</w:t>
      </w:r>
      <w:r w:rsidRPr="00000990">
        <w:rPr>
          <w:vertAlign w:val="subscript"/>
        </w:rPr>
        <w:t>3</w:t>
      </w:r>
      <w:r w:rsidRPr="00000990">
        <w:rPr>
          <w:vertAlign w:val="superscript"/>
        </w:rPr>
        <w:t>-</w:t>
      </w:r>
      <w:r>
        <w:t>还原生成</w:t>
      </w:r>
      <w:r>
        <w:t>NH</w:t>
      </w:r>
      <w:r w:rsidRPr="00000990">
        <w:rPr>
          <w:vertAlign w:val="subscript"/>
        </w:rPr>
        <w:t>3</w:t>
      </w:r>
      <w:r>
        <w:t>和</w:t>
      </w:r>
      <w:r>
        <w:t>OH</w:t>
      </w:r>
      <w:r w:rsidRPr="00000990">
        <w:rPr>
          <w:vertAlign w:val="superscript"/>
        </w:rPr>
        <w:t>-</w:t>
      </w:r>
      <w:r>
        <w:t>，</w:t>
      </w:r>
      <w:r>
        <w:t>NH</w:t>
      </w:r>
      <w:r w:rsidRPr="00000990">
        <w:rPr>
          <w:vertAlign w:val="subscript"/>
        </w:rPr>
        <w:t>3</w:t>
      </w:r>
      <w:r>
        <w:t>溶于水中形成氨水溶液，随后溶液进入空气剥离装置，从装置底部收集低硝酸根浓度的出水。</w:t>
      </w:r>
    </w:p>
    <w:p w14:paraId="1D42A600" w14:textId="00386F2C" w:rsidR="009E58DE" w:rsidRDefault="009E58DE" w:rsidP="009E58DE">
      <w:pPr>
        <w:pStyle w:val="Bf2"/>
      </w:pPr>
      <w:r>
        <w:t>2.</w:t>
      </w:r>
      <w:r>
        <w:t>收集</w:t>
      </w:r>
      <w:proofErr w:type="gramStart"/>
      <w:r>
        <w:t>氨产品</w:t>
      </w:r>
      <w:proofErr w:type="gramEnd"/>
      <w:r>
        <w:t>的过程（根据文献所画简图）：溶液进入空气剥离装置，装置底部通入空气，氨气随着上浮的空气从溶液中剥离，剥离后的</w:t>
      </w:r>
      <w:r>
        <w:t>NH</w:t>
      </w:r>
      <w:r w:rsidRPr="00304D2E">
        <w:rPr>
          <w:vertAlign w:val="subscript"/>
        </w:rPr>
        <w:t>3</w:t>
      </w:r>
      <w:r>
        <w:t>有两种固定方式（</w:t>
      </w:r>
      <w:r>
        <w:t>1</w:t>
      </w:r>
      <w:r>
        <w:t>）与酸溶液反应，以</w:t>
      </w:r>
      <w:r>
        <w:t>NH</w:t>
      </w:r>
      <w:r w:rsidRPr="00304D2E">
        <w:rPr>
          <w:vertAlign w:val="subscript"/>
        </w:rPr>
        <w:t>4</w:t>
      </w:r>
      <w:r w:rsidRPr="00304D2E">
        <w:rPr>
          <w:vertAlign w:val="superscript"/>
        </w:rPr>
        <w:t>+</w:t>
      </w:r>
      <w:r>
        <w:t>的形式固定（</w:t>
      </w:r>
      <w:r>
        <w:t>2</w:t>
      </w:r>
      <w:r>
        <w:t>）被冷凝，以液氨的形式固定。</w:t>
      </w:r>
    </w:p>
    <w:p w14:paraId="20E72119" w14:textId="0F2040A5" w:rsidR="009E58DE" w:rsidRDefault="009E58DE" w:rsidP="009E58DE">
      <w:pPr>
        <w:pStyle w:val="Bf2"/>
      </w:pPr>
      <w:r>
        <w:t>3.</w:t>
      </w:r>
      <w:r>
        <w:t>现象：对</w:t>
      </w:r>
      <w:r>
        <w:t>Ru-</w:t>
      </w:r>
      <w:proofErr w:type="spellStart"/>
      <w:r>
        <w:t>CuNW</w:t>
      </w:r>
      <w:proofErr w:type="spellEnd"/>
      <w:r>
        <w:t>在</w:t>
      </w:r>
      <w:r>
        <w:t>H</w:t>
      </w:r>
      <w:r>
        <w:t>电池中进行了长期的稳定性测试。在所需电压下，电流密度达到了</w:t>
      </w:r>
      <w:r>
        <w:t>400mA/cm</w:t>
      </w:r>
      <w:r w:rsidRPr="00304D2E">
        <w:rPr>
          <w:vertAlign w:val="superscript"/>
        </w:rPr>
        <w:t>2</w:t>
      </w:r>
      <w:r>
        <w:t>并</w:t>
      </w:r>
      <w:r>
        <w:t>400</w:t>
      </w:r>
      <w:r>
        <w:t>小时内都保持稳定，法拉第效率维持在</w:t>
      </w:r>
      <w:r>
        <w:t>90%</w:t>
      </w:r>
      <w:r>
        <w:t>以上。</w:t>
      </w:r>
    </w:p>
    <w:p w14:paraId="5DED806A" w14:textId="1756D16E" w:rsidR="009E58DE" w:rsidRDefault="009E58DE" w:rsidP="009E58DE">
      <w:pPr>
        <w:pStyle w:val="Bf2"/>
      </w:pPr>
      <w:r>
        <w:t>4.</w:t>
      </w:r>
      <w:r>
        <w:t>现象：在空气剥离装置中，从电解液中成功剥离了</w:t>
      </w:r>
      <w:r>
        <w:t>99.7%</w:t>
      </w:r>
      <w:r>
        <w:t>以上的</w:t>
      </w:r>
      <w:r>
        <w:t>NH</w:t>
      </w:r>
      <w:r w:rsidRPr="00304D2E">
        <w:rPr>
          <w:vertAlign w:val="subscript"/>
        </w:rPr>
        <w:t>3</w:t>
      </w:r>
      <w:r>
        <w:t>，溶液中仅剩下</w:t>
      </w:r>
      <w:r>
        <w:t>0.55ppm</w:t>
      </w:r>
      <w:r>
        <w:t>。</w:t>
      </w:r>
    </w:p>
    <w:p w14:paraId="7B645585" w14:textId="77777777" w:rsidR="009E58DE" w:rsidRDefault="009E58DE" w:rsidP="009E58DE">
      <w:pPr>
        <w:pStyle w:val="Bf2"/>
      </w:pPr>
      <w:r>
        <w:t>分析：因为碱性电解液中</w:t>
      </w:r>
      <w:r>
        <w:t>NH</w:t>
      </w:r>
      <w:r w:rsidRPr="00304D2E">
        <w:rPr>
          <w:vertAlign w:val="subscript"/>
        </w:rPr>
        <w:t>3</w:t>
      </w:r>
      <w:r>
        <w:t>的</w:t>
      </w:r>
      <w:proofErr w:type="gramStart"/>
      <w:r>
        <w:t>蒸气</w:t>
      </w:r>
      <w:proofErr w:type="gramEnd"/>
      <w:r>
        <w:t>压较高。</w:t>
      </w:r>
    </w:p>
    <w:p w14:paraId="1FD3EAA0" w14:textId="2D6422CE" w:rsidR="00920C84" w:rsidRDefault="009E58DE" w:rsidP="009E58DE">
      <w:pPr>
        <w:pStyle w:val="Bf2"/>
      </w:pPr>
      <w:r>
        <w:t>结论：溶液基本实现完全反硝化，并同时生成了有价值的氨。</w:t>
      </w:r>
    </w:p>
    <w:p w14:paraId="62D53AEF" w14:textId="0676CB5F" w:rsidR="00222EA2" w:rsidRPr="006D0996" w:rsidRDefault="00222EA2" w:rsidP="00222EA2">
      <w:pPr>
        <w:pStyle w:val="B8"/>
        <w:rPr>
          <w:rFonts w:ascii="宋体" w:eastAsia="宋体" w:hAnsi="宋体"/>
          <w:b/>
          <w:bCs/>
        </w:rPr>
      </w:pPr>
      <w:r>
        <w:rPr>
          <w:rFonts w:ascii="宋体" w:eastAsia="宋体" w:hAnsi="宋体" w:hint="eastAsia"/>
          <w:b/>
          <w:bCs/>
        </w:rPr>
        <w:t>创新点</w:t>
      </w:r>
    </w:p>
    <w:p w14:paraId="19E0DEEF" w14:textId="6487365F" w:rsidR="00222EA2" w:rsidRPr="009E58DE" w:rsidRDefault="00222EA2" w:rsidP="009E58DE">
      <w:pPr>
        <w:pStyle w:val="Bf2"/>
        <w:rPr>
          <w:rFonts w:ascii="宋体" w:hAnsi="宋体"/>
        </w:rPr>
      </w:pPr>
      <w:r>
        <w:rPr>
          <w:rFonts w:ascii="宋体" w:hAnsi="宋体" w:hint="eastAsia"/>
        </w:rPr>
        <w:t>1</w:t>
      </w:r>
      <w:r>
        <w:rPr>
          <w:rFonts w:ascii="宋体" w:hAnsi="宋体"/>
        </w:rPr>
        <w:t>.</w:t>
      </w:r>
      <w:r>
        <w:rPr>
          <w:rFonts w:ascii="宋体" w:hAnsi="宋体" w:hint="eastAsia"/>
        </w:rPr>
        <w:t>电极材料的创新——</w:t>
      </w:r>
      <w:r>
        <w:t>Ru-</w:t>
      </w:r>
      <w:proofErr w:type="spellStart"/>
      <w:r>
        <w:t>CuNW</w:t>
      </w:r>
      <w:proofErr w:type="spellEnd"/>
      <w:r>
        <w:rPr>
          <w:rFonts w:hint="eastAsia"/>
        </w:rPr>
        <w:t>新型电极材料</w:t>
      </w:r>
    </w:p>
    <w:p w14:paraId="42B6FEB8" w14:textId="12318551" w:rsidR="00626F68" w:rsidRPr="006D0996" w:rsidRDefault="009E58DE" w:rsidP="00626F68">
      <w:pPr>
        <w:pStyle w:val="B8"/>
        <w:rPr>
          <w:rFonts w:ascii="宋体" w:eastAsia="宋体" w:hAnsi="宋体"/>
          <w:b/>
          <w:bCs/>
        </w:rPr>
      </w:pPr>
      <w:r>
        <w:rPr>
          <w:rFonts w:ascii="宋体" w:eastAsia="宋体" w:hAnsi="宋体" w:hint="eastAsia"/>
          <w:b/>
          <w:bCs/>
        </w:rPr>
        <w:t>潜在</w:t>
      </w:r>
      <w:r w:rsidR="00626F68" w:rsidRPr="00E42316">
        <w:rPr>
          <w:rFonts w:ascii="宋体" w:eastAsia="宋体" w:hAnsi="宋体" w:hint="eastAsia"/>
          <w:b/>
          <w:bCs/>
        </w:rPr>
        <w:t>研究方向：</w:t>
      </w:r>
    </w:p>
    <w:p w14:paraId="042629AC" w14:textId="77777777" w:rsidR="009E58DE" w:rsidRDefault="009E58DE" w:rsidP="009E58DE">
      <w:pPr>
        <w:pStyle w:val="Bf2"/>
      </w:pPr>
      <w:r>
        <w:t>1.O</w:t>
      </w:r>
      <w:r w:rsidRPr="00304D2E">
        <w:rPr>
          <w:vertAlign w:val="subscript"/>
        </w:rPr>
        <w:t>2</w:t>
      </w:r>
      <w:r>
        <w:t>气体收集</w:t>
      </w:r>
    </w:p>
    <w:p w14:paraId="47195D50" w14:textId="251E7B99" w:rsidR="009E58DE" w:rsidRDefault="009E58DE" w:rsidP="009E58DE">
      <w:pPr>
        <w:pStyle w:val="Bf2"/>
      </w:pPr>
      <w:r>
        <w:t>2.</w:t>
      </w:r>
      <w:r>
        <w:t>结合电化学除磷体系，实现同时脱氮除磷</w:t>
      </w:r>
      <w:ins w:id="41" w:author="Yang Lei" w:date="2023-09-10T14:52:00Z">
        <w:r w:rsidR="001617F3">
          <w:rPr>
            <w:rFonts w:hint="eastAsia"/>
          </w:rPr>
          <w:t xml:space="preserve"> how</w:t>
        </w:r>
        <w:r w:rsidR="001617F3">
          <w:t>?</w:t>
        </w:r>
      </w:ins>
      <w:ins w:id="42" w:author="J Roger" w:date="2023-09-10T16:39:00Z">
        <w:r w:rsidR="00384C92">
          <w:t xml:space="preserve"> </w:t>
        </w:r>
        <w:r w:rsidR="00384C92">
          <w:rPr>
            <w:rFonts w:hint="eastAsia"/>
          </w:rPr>
          <w:t>学生暂时没仔细想过，</w:t>
        </w:r>
      </w:ins>
      <w:ins w:id="43" w:author="J Roger" w:date="2023-09-10T16:40:00Z">
        <w:r w:rsidR="00384C92">
          <w:rPr>
            <w:rFonts w:hint="eastAsia"/>
          </w:rPr>
          <w:t>只是</w:t>
        </w:r>
      </w:ins>
      <w:ins w:id="44" w:author="J Roger" w:date="2023-09-10T16:42:00Z">
        <w:r w:rsidR="00DE6C7F">
          <w:rPr>
            <w:rFonts w:hint="eastAsia"/>
          </w:rPr>
          <w:t>感觉</w:t>
        </w:r>
      </w:ins>
      <w:ins w:id="45" w:author="J Roger" w:date="2023-09-10T16:44:00Z">
        <w:r w:rsidR="00DE6C7F">
          <w:rPr>
            <w:rFonts w:hint="eastAsia"/>
          </w:rPr>
          <w:t>可以用这种</w:t>
        </w:r>
      </w:ins>
      <w:ins w:id="46" w:author="J Roger" w:date="2023-09-10T16:42:00Z">
        <w:r w:rsidR="00DE6C7F">
          <w:rPr>
            <w:rFonts w:hint="eastAsia"/>
          </w:rPr>
          <w:t>电极材料</w:t>
        </w:r>
      </w:ins>
      <w:ins w:id="47" w:author="J Roger" w:date="2023-09-10T16:44:00Z">
        <w:r w:rsidR="00DE6C7F">
          <w:rPr>
            <w:rFonts w:hint="eastAsia"/>
          </w:rPr>
          <w:t>回收磷试试</w:t>
        </w:r>
      </w:ins>
      <w:ins w:id="48" w:author="J Roger" w:date="2023-09-10T16:45:00Z">
        <w:r w:rsidR="00DE6C7F">
          <w:rPr>
            <w:rFonts w:hint="eastAsia"/>
          </w:rPr>
          <w:t>，可能太武断了，下次思考谨慎些。</w:t>
        </w:r>
      </w:ins>
    </w:p>
    <w:p w14:paraId="331D97E3" w14:textId="77777777" w:rsidR="009E58DE" w:rsidRDefault="009E58DE" w:rsidP="009E58DE">
      <w:pPr>
        <w:pStyle w:val="Bf2"/>
      </w:pPr>
      <w:r>
        <w:t>3.</w:t>
      </w:r>
      <w:r>
        <w:t>将</w:t>
      </w:r>
      <w:r>
        <w:t>Ru-</w:t>
      </w:r>
      <w:proofErr w:type="spellStart"/>
      <w:r>
        <w:t>CuNW</w:t>
      </w:r>
      <w:proofErr w:type="spellEnd"/>
      <w:r>
        <w:t>材料应用在过去设计的电池阴极</w:t>
      </w:r>
    </w:p>
    <w:p w14:paraId="04179359" w14:textId="77777777" w:rsidR="00626F68" w:rsidRPr="00E42316" w:rsidRDefault="00626F68" w:rsidP="00626F68">
      <w:pPr>
        <w:pStyle w:val="B8"/>
        <w:rPr>
          <w:rFonts w:ascii="宋体" w:eastAsia="宋体" w:hAnsi="宋体"/>
          <w:b/>
          <w:bCs/>
        </w:rPr>
      </w:pPr>
      <w:r w:rsidRPr="00E42316">
        <w:rPr>
          <w:rFonts w:ascii="宋体" w:eastAsia="宋体" w:hAnsi="宋体" w:hint="eastAsia"/>
          <w:b/>
          <w:bCs/>
        </w:rPr>
        <w:t>收获的基础知识：</w:t>
      </w:r>
    </w:p>
    <w:p w14:paraId="2B8D4E83" w14:textId="77777777" w:rsidR="009E58DE" w:rsidRDefault="009E58DE" w:rsidP="009E58DE">
      <w:pPr>
        <w:pStyle w:val="Bf2"/>
      </w:pPr>
      <w:r>
        <w:t>1.</w:t>
      </w:r>
      <w:r>
        <w:t>法拉第效率（</w:t>
      </w:r>
      <w:r>
        <w:t xml:space="preserve">Faradaic Efficiency </w:t>
      </w:r>
      <w:r>
        <w:t>）是描述电化学反应中电流转化为所需产物的效率的一个指标。表示电流通过电化学反应产生所需产物的比例。</w:t>
      </w:r>
    </w:p>
    <w:p w14:paraId="6709B6E7" w14:textId="77777777" w:rsidR="009E58DE" w:rsidRDefault="009E58DE" w:rsidP="009E58DE">
      <w:pPr>
        <w:pStyle w:val="Bf2"/>
      </w:pPr>
      <w:r>
        <w:t>Faradaic Efficiency = (Desired Product Current / Total Current) × 100%</w:t>
      </w:r>
    </w:p>
    <w:p w14:paraId="7ABAA869" w14:textId="26CAB82B" w:rsidR="009E58DE" w:rsidRDefault="009E58DE" w:rsidP="009E58DE">
      <w:pPr>
        <w:pStyle w:val="Bf2"/>
      </w:pPr>
      <w:r>
        <w:t>例如：</w:t>
      </w:r>
    </w:p>
    <w:p w14:paraId="65DBC4F2" w14:textId="40226F6A" w:rsidR="009E58DE" w:rsidRDefault="009E58DE" w:rsidP="009E58DE">
      <w:pPr>
        <w:pStyle w:val="Bf2"/>
      </w:pPr>
      <w:r w:rsidRPr="007E79C6">
        <w:rPr>
          <w:noProof/>
        </w:rPr>
        <w:drawing>
          <wp:anchor distT="0" distB="0" distL="114300" distR="114300" simplePos="0" relativeHeight="251686912" behindDoc="0" locked="0" layoutInCell="1" allowOverlap="1" wp14:anchorId="41899C28" wp14:editId="4A2D7F7F">
            <wp:simplePos x="0" y="0"/>
            <wp:positionH relativeFrom="column">
              <wp:posOffset>335280</wp:posOffset>
            </wp:positionH>
            <wp:positionV relativeFrom="paragraph">
              <wp:posOffset>60960</wp:posOffset>
            </wp:positionV>
            <wp:extent cx="2219325" cy="504825"/>
            <wp:effectExtent l="0" t="0" r="9525" b="9525"/>
            <wp:wrapSquare wrapText="bothSides"/>
            <wp:docPr id="707123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826" name=""/>
                    <pic:cNvPicPr/>
                  </pic:nvPicPr>
                  <pic:blipFill>
                    <a:blip r:embed="rId17">
                      <a:extLst>
                        <a:ext uri="{28A0092B-C50C-407E-A947-70E740481C1C}">
                          <a14:useLocalDpi xmlns:a14="http://schemas.microsoft.com/office/drawing/2010/main" val="0"/>
                        </a:ext>
                      </a:extLst>
                    </a:blip>
                    <a:stretch>
                      <a:fillRect/>
                    </a:stretch>
                  </pic:blipFill>
                  <pic:spPr>
                    <a:xfrm>
                      <a:off x="0" y="0"/>
                      <a:ext cx="2219325" cy="504825"/>
                    </a:xfrm>
                    <a:prstGeom prst="rect">
                      <a:avLst/>
                    </a:prstGeom>
                  </pic:spPr>
                </pic:pic>
              </a:graphicData>
            </a:graphic>
          </wp:anchor>
        </w:drawing>
      </w:r>
    </w:p>
    <w:p w14:paraId="2A083AE8" w14:textId="204DD506" w:rsidR="009E58DE" w:rsidRPr="009E58DE" w:rsidRDefault="009E58DE" w:rsidP="009E58DE">
      <w:pPr>
        <w:pStyle w:val="Bf2"/>
      </w:pPr>
    </w:p>
    <w:p w14:paraId="4650CB56" w14:textId="77777777" w:rsidR="009E58DE" w:rsidRPr="009E58DE" w:rsidRDefault="009E58DE" w:rsidP="009E58DE">
      <w:pPr>
        <w:pStyle w:val="Bf2"/>
        <w:ind w:firstLineChars="0" w:firstLine="0"/>
      </w:pPr>
    </w:p>
    <w:p w14:paraId="3B1F5B0B" w14:textId="77777777" w:rsidR="009E58DE" w:rsidRDefault="009E58DE" w:rsidP="009E58DE">
      <w:pPr>
        <w:pStyle w:val="Bf2"/>
      </w:pPr>
      <w:r>
        <w:t>其中，</w:t>
      </w:r>
      <w:r>
        <w:t>Desired Product Current</w:t>
      </w:r>
      <w:r>
        <w:t>为产生所需产物的电流，</w:t>
      </w:r>
      <w:r>
        <w:t>Total Current</w:t>
      </w:r>
      <w:r>
        <w:t>为总电流（包括产生所需产物的电流和非所需产物的电流）。法拉第效率越高，表示更多的电流被转化为所需产物，反之亦然。</w:t>
      </w:r>
    </w:p>
    <w:p w14:paraId="3CF49AC0" w14:textId="0F4FCA9B" w:rsidR="009E58DE" w:rsidRDefault="009E58DE" w:rsidP="009E58DE">
      <w:pPr>
        <w:pStyle w:val="Bf2"/>
      </w:pPr>
      <w:r>
        <w:t>2.</w:t>
      </w:r>
      <w:r>
        <w:t>在</w:t>
      </w:r>
      <w:r>
        <w:t>Haber–Bosch</w:t>
      </w:r>
      <w:r>
        <w:t>工艺中，通过高温（</w:t>
      </w:r>
      <w:r>
        <w:t>500°C</w:t>
      </w:r>
      <w:r>
        <w:t>）和高压（＞</w:t>
      </w:r>
      <w:r>
        <w:t>100atm</w:t>
      </w:r>
      <w:r>
        <w:t>），</w:t>
      </w:r>
      <w:r>
        <w:t>H</w:t>
      </w:r>
      <w:r w:rsidRPr="00304D2E">
        <w:rPr>
          <w:vertAlign w:val="subscript"/>
        </w:rPr>
        <w:t>2</w:t>
      </w:r>
      <w:r>
        <w:t>和</w:t>
      </w:r>
      <w:r>
        <w:t>N</w:t>
      </w:r>
      <w:r w:rsidRPr="00304D2E">
        <w:rPr>
          <w:vertAlign w:val="subscript"/>
        </w:rPr>
        <w:t>2</w:t>
      </w:r>
      <w:r>
        <w:t>相互反应，生产</w:t>
      </w:r>
      <w:r>
        <w:t>NH</w:t>
      </w:r>
      <w:r w:rsidRPr="00304D2E">
        <w:rPr>
          <w:vertAlign w:val="subscript"/>
        </w:rPr>
        <w:t>3</w:t>
      </w:r>
    </w:p>
    <w:p w14:paraId="0EE184DB" w14:textId="7F66BD54" w:rsidR="009E58DE" w:rsidRDefault="00304D2E" w:rsidP="009E58DE">
      <w:pPr>
        <w:pStyle w:val="Bf2"/>
      </w:pPr>
      <w:r>
        <w:rPr>
          <w:rFonts w:hint="eastAsia"/>
          <w:noProof/>
        </w:rPr>
        <w:drawing>
          <wp:anchor distT="0" distB="0" distL="114300" distR="114300" simplePos="0" relativeHeight="251692032" behindDoc="0" locked="0" layoutInCell="1" allowOverlap="1" wp14:anchorId="6D1E490F" wp14:editId="7C5232B3">
            <wp:simplePos x="0" y="0"/>
            <wp:positionH relativeFrom="column">
              <wp:posOffset>289560</wp:posOffset>
            </wp:positionH>
            <wp:positionV relativeFrom="paragraph">
              <wp:posOffset>480060</wp:posOffset>
            </wp:positionV>
            <wp:extent cx="5029200" cy="464820"/>
            <wp:effectExtent l="0" t="0" r="0" b="0"/>
            <wp:wrapSquare wrapText="bothSides"/>
            <wp:docPr id="4591215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21543" name="图片 459121543"/>
                    <pic:cNvPicPr/>
                  </pic:nvPicPr>
                  <pic:blipFill>
                    <a:blip r:embed="rId18">
                      <a:extLst>
                        <a:ext uri="{28A0092B-C50C-407E-A947-70E740481C1C}">
                          <a14:useLocalDpi xmlns:a14="http://schemas.microsoft.com/office/drawing/2010/main" val="0"/>
                        </a:ext>
                      </a:extLst>
                    </a:blip>
                    <a:stretch>
                      <a:fillRect/>
                    </a:stretch>
                  </pic:blipFill>
                  <pic:spPr>
                    <a:xfrm>
                      <a:off x="0" y="0"/>
                      <a:ext cx="5029200" cy="464820"/>
                    </a:xfrm>
                    <a:prstGeom prst="rect">
                      <a:avLst/>
                    </a:prstGeom>
                  </pic:spPr>
                </pic:pic>
              </a:graphicData>
            </a:graphic>
          </wp:anchor>
        </w:drawing>
      </w:r>
      <w:r w:rsidR="009E58DE">
        <w:t>3.NO</w:t>
      </w:r>
      <w:r w:rsidR="009E58DE" w:rsidRPr="00304D2E">
        <w:rPr>
          <w:vertAlign w:val="subscript"/>
        </w:rPr>
        <w:t>3</w:t>
      </w:r>
      <w:r w:rsidR="009E58DE">
        <w:t>RR</w:t>
      </w:r>
      <w:r w:rsidR="009E58DE">
        <w:t>（硝酸根的电化学还原反应）：</w:t>
      </w:r>
    </w:p>
    <w:p w14:paraId="00938BF6" w14:textId="0DE4037E" w:rsidR="00304D2E" w:rsidRDefault="00304D2E" w:rsidP="009E58DE">
      <w:pPr>
        <w:pStyle w:val="Bf2"/>
      </w:pPr>
    </w:p>
    <w:p w14:paraId="7CB27582" w14:textId="237A4770" w:rsidR="009E58DE" w:rsidRDefault="009E58DE" w:rsidP="009E58DE">
      <w:pPr>
        <w:pStyle w:val="Bf2"/>
      </w:pPr>
      <w:r>
        <w:t>4.</w:t>
      </w:r>
      <w:r>
        <w:t>一般来说，同时维持高硝酸根去除率和高氨气法拉第效率是具有挑战性的，因为随着存在的硝酸根减少，</w:t>
      </w:r>
      <w:r>
        <w:t>HER</w:t>
      </w:r>
      <w:r>
        <w:t>（析氢反应）可能会逐渐占主导。（除</w:t>
      </w:r>
      <w:proofErr w:type="gramStart"/>
      <w:r>
        <w:t>磷技术</w:t>
      </w:r>
      <w:proofErr w:type="gramEnd"/>
      <w:r>
        <w:t>中，磷去除和副产物的关系也类似）</w:t>
      </w:r>
    </w:p>
    <w:p w14:paraId="65530605" w14:textId="0DCC5C78" w:rsidR="009E58DE" w:rsidRDefault="009E58DE" w:rsidP="009E58DE">
      <w:pPr>
        <w:pStyle w:val="Bf2"/>
      </w:pPr>
      <w:r>
        <w:t>5.</w:t>
      </w:r>
      <w:r>
        <w:t>空气剥离法：当通过向氨水中通入空气形成气泡时，氨气会自发地从氨水中扩散进入气泡中。在气液界面接触的过程中，氨气分子会受到浓度差异的驱动，从氨水的高浓度区域向气泡的低浓度区域扩散</w:t>
      </w:r>
      <w:r>
        <w:rPr>
          <w:rFonts w:hint="eastAsia"/>
        </w:rPr>
        <w:t>；</w:t>
      </w:r>
    </w:p>
    <w:p w14:paraId="3D1AC928" w14:textId="602CE991" w:rsidR="009E58DE" w:rsidRDefault="009E58DE" w:rsidP="009E58DE">
      <w:pPr>
        <w:pStyle w:val="Bf2"/>
      </w:pPr>
      <w:r>
        <w:t>随着气泡的上浮，氨气会持续从氨水中转移到气相中，并逐渐累积在气泡中。这是因为气泡在上升过程中与氨水不断接触，持续的扩散过程使得氨气从氨水中剥离出来</w:t>
      </w:r>
      <w:r>
        <w:rPr>
          <w:rFonts w:hint="eastAsia"/>
        </w:rPr>
        <w:t>；</w:t>
      </w:r>
    </w:p>
    <w:p w14:paraId="47A3C71E" w14:textId="550FF6AB" w:rsidR="009E58DE" w:rsidRDefault="009E58DE" w:rsidP="009E58DE">
      <w:pPr>
        <w:pStyle w:val="Bf2"/>
        <w:rPr>
          <w:ins w:id="49" w:author="Yang Lei" w:date="2023-09-10T14:54:00Z"/>
        </w:rPr>
      </w:pPr>
      <w:r>
        <w:t>通过这种方式，空气剥离</w:t>
      </w:r>
      <w:proofErr w:type="gramStart"/>
      <w:r>
        <w:t>法实现</w:t>
      </w:r>
      <w:proofErr w:type="gramEnd"/>
      <w:r>
        <w:t>了氨气从氨水中的去除。</w:t>
      </w:r>
    </w:p>
    <w:p w14:paraId="6076EE5D" w14:textId="77777777" w:rsidR="001617F3" w:rsidRDefault="001617F3" w:rsidP="009E58DE">
      <w:pPr>
        <w:pStyle w:val="Bf2"/>
      </w:pPr>
    </w:p>
    <w:p w14:paraId="6A843D9F" w14:textId="33C4809A" w:rsidR="00626F68" w:rsidRDefault="00EE5F47" w:rsidP="00626F68">
      <w:pPr>
        <w:pStyle w:val="B8"/>
        <w:rPr>
          <w:rFonts w:ascii="宋体" w:eastAsia="宋体" w:hAnsi="宋体"/>
          <w:b/>
          <w:bCs/>
        </w:rPr>
      </w:pPr>
      <w:ins w:id="50" w:author="Yang Lei" w:date="2023-09-10T14:37:00Z">
        <w:del w:id="51" w:author="J Roger" w:date="2023-09-10T16:51:00Z">
          <w:r w:rsidDel="00691C4B">
            <w:rPr>
              <w:b/>
              <w:bCs/>
              <w:noProof/>
            </w:rPr>
            <w:drawing>
              <wp:anchor distT="0" distB="0" distL="114300" distR="114300" simplePos="0" relativeHeight="251696128" behindDoc="0" locked="0" layoutInCell="1" allowOverlap="1" wp14:anchorId="26B97661" wp14:editId="2F553FB5">
                <wp:simplePos x="0" y="0"/>
                <wp:positionH relativeFrom="column">
                  <wp:posOffset>0</wp:posOffset>
                </wp:positionH>
                <wp:positionV relativeFrom="paragraph">
                  <wp:posOffset>480695</wp:posOffset>
                </wp:positionV>
                <wp:extent cx="5274310" cy="2685415"/>
                <wp:effectExtent l="0" t="0" r="2540" b="635"/>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04306" name="图片 1808704306"/>
                        <pic:cNvPicPr/>
                      </pic:nvPicPr>
                      <pic:blipFill>
                        <a:blip r:embed="rId15">
                          <a:extLst>
                            <a:ext uri="{28A0092B-C50C-407E-A947-70E740481C1C}">
                              <a14:useLocalDpi xmlns:a14="http://schemas.microsoft.com/office/drawing/2010/main" val="0"/>
                            </a:ext>
                          </a:extLst>
                        </a:blip>
                        <a:stretch>
                          <a:fillRect/>
                        </a:stretch>
                      </pic:blipFill>
                      <pic:spPr>
                        <a:xfrm>
                          <a:off x="0" y="0"/>
                          <a:ext cx="5274310" cy="2685415"/>
                        </a:xfrm>
                        <a:prstGeom prst="rect">
                          <a:avLst/>
                        </a:prstGeom>
                      </pic:spPr>
                    </pic:pic>
                  </a:graphicData>
                </a:graphic>
              </wp:anchor>
            </w:drawing>
          </w:r>
        </w:del>
      </w:ins>
      <w:r w:rsidR="009E58DE" w:rsidRPr="009E58DE">
        <w:rPr>
          <w:rFonts w:ascii="宋体" w:eastAsia="宋体" w:hAnsi="宋体"/>
          <w:b/>
          <w:bCs/>
        </w:rPr>
        <w:t>Pulsed electroreduction of low-concentration nitrate to ammonia</w:t>
      </w:r>
    </w:p>
    <w:p w14:paraId="6E3CE43C" w14:textId="4DA3435F" w:rsidR="00626F68" w:rsidRPr="00222EA2" w:rsidRDefault="001D2549" w:rsidP="00626F68">
      <w:pPr>
        <w:pStyle w:val="Bf2"/>
      </w:pPr>
      <w:r w:rsidRPr="00222EA2">
        <w:rPr>
          <w:rFonts w:hint="eastAsia"/>
        </w:rPr>
        <w:t>本</w:t>
      </w:r>
      <w:r w:rsidR="00222EA2">
        <w:rPr>
          <w:rFonts w:hint="eastAsia"/>
        </w:rPr>
        <w:t>文献同样提出了一种新的电极材料</w:t>
      </w:r>
      <w:r w:rsidR="00222EA2" w:rsidRPr="009A6793">
        <w:t>RuIn</w:t>
      </w:r>
      <w:r w:rsidR="00222EA2" w:rsidRPr="009A6793">
        <w:rPr>
          <w:vertAlign w:val="subscript"/>
        </w:rPr>
        <w:t>3</w:t>
      </w:r>
      <w:r w:rsidR="00222EA2" w:rsidRPr="009A6793">
        <w:t>/C</w:t>
      </w:r>
      <w:r w:rsidR="00222EA2">
        <w:rPr>
          <w:rFonts w:hint="eastAsia"/>
        </w:rPr>
        <w:t>，将其</w:t>
      </w:r>
      <w:r w:rsidR="00222EA2" w:rsidRPr="009A6793">
        <w:t>作</w:t>
      </w:r>
      <w:r w:rsidR="00222EA2">
        <w:rPr>
          <w:rFonts w:hint="eastAsia"/>
        </w:rPr>
        <w:t>为</w:t>
      </w:r>
      <w:r w:rsidR="00222EA2" w:rsidRPr="009A6793">
        <w:t>阴极</w:t>
      </w:r>
      <w:r w:rsidR="00222EA2">
        <w:rPr>
          <w:rFonts w:hint="eastAsia"/>
        </w:rPr>
        <w:t>并用电脉冲的方法处理低浓度硝酸根，使其还原为氨。同时对电脉冲条件进行了优化</w:t>
      </w:r>
      <w:r w:rsidR="00243DC4">
        <w:rPr>
          <w:rFonts w:hint="eastAsia"/>
        </w:rPr>
        <w:t>（优化条件：</w:t>
      </w:r>
      <w:proofErr w:type="spellStart"/>
      <w:r w:rsidR="00222EA2" w:rsidRPr="009A6793">
        <w:t>Ec</w:t>
      </w:r>
      <w:proofErr w:type="spellEnd"/>
      <w:r w:rsidR="00222EA2" w:rsidRPr="009A6793">
        <w:t xml:space="preserve"> =-0.1 V, </w:t>
      </w:r>
      <w:proofErr w:type="spellStart"/>
      <w:r w:rsidR="00222EA2" w:rsidRPr="009A6793">
        <w:t>tc</w:t>
      </w:r>
      <w:proofErr w:type="spellEnd"/>
      <w:r w:rsidR="00222EA2" w:rsidRPr="009A6793">
        <w:t xml:space="preserve"> =4s, </w:t>
      </w:r>
      <w:proofErr w:type="spellStart"/>
      <w:r w:rsidR="00222EA2" w:rsidRPr="009A6793">
        <w:t>Ea</w:t>
      </w:r>
      <w:proofErr w:type="spellEnd"/>
      <w:r w:rsidR="00222EA2" w:rsidRPr="009A6793">
        <w:t xml:space="preserve"> = 0.6 V, ta =0.5 s</w:t>
      </w:r>
      <w:r w:rsidR="00243DC4">
        <w:rPr>
          <w:rFonts w:hint="eastAsia"/>
        </w:rPr>
        <w:t>），通过与恒电位对比，说明</w:t>
      </w:r>
      <w:r w:rsidR="00222EA2" w:rsidRPr="009A6793">
        <w:t>电脉冲处理低浓度硝酸</w:t>
      </w:r>
      <w:proofErr w:type="gramStart"/>
      <w:r w:rsidR="00222EA2" w:rsidRPr="009A6793">
        <w:t>根表现</w:t>
      </w:r>
      <w:proofErr w:type="gramEnd"/>
      <w:r w:rsidR="00222EA2" w:rsidRPr="009A6793">
        <w:t>出良好的转化情况（处理</w:t>
      </w:r>
      <w:r w:rsidR="00222EA2" w:rsidRPr="009A6793">
        <w:t>10</w:t>
      </w:r>
      <w:ins w:id="52" w:author="Yang Lei" w:date="2023-09-10T14:55:00Z">
        <w:r w:rsidR="001617F3">
          <w:t xml:space="preserve"> </w:t>
        </w:r>
      </w:ins>
      <w:r w:rsidR="00222EA2" w:rsidRPr="009A6793">
        <w:t>mM</w:t>
      </w:r>
      <w:r w:rsidR="00222EA2" w:rsidRPr="009A6793">
        <w:t>硝酸根，法拉第效率</w:t>
      </w:r>
      <w:r w:rsidR="00222EA2" w:rsidRPr="009A6793">
        <w:t>97.6%</w:t>
      </w:r>
      <w:r w:rsidR="00222EA2" w:rsidRPr="009A6793">
        <w:t>）</w:t>
      </w:r>
      <w:r w:rsidR="00243DC4">
        <w:rPr>
          <w:rFonts w:hint="eastAsia"/>
        </w:rPr>
        <w:t>。</w:t>
      </w:r>
    </w:p>
    <w:p w14:paraId="310CCC15" w14:textId="4A13D5BA" w:rsidR="00626F68" w:rsidRPr="00222EA2" w:rsidRDefault="00243DC4" w:rsidP="00626F68">
      <w:pPr>
        <w:pStyle w:val="Bf2"/>
      </w:pPr>
      <w:r>
        <w:rPr>
          <w:rFonts w:hint="eastAsia"/>
        </w:rPr>
        <w:t>文献后续</w:t>
      </w:r>
      <w:r w:rsidR="00626F68" w:rsidRPr="00222EA2">
        <w:rPr>
          <w:rFonts w:hint="eastAsia"/>
        </w:rPr>
        <w:t>主要从以下几方面</w:t>
      </w:r>
      <w:r>
        <w:rPr>
          <w:rFonts w:hint="eastAsia"/>
        </w:rPr>
        <w:t>详细</w:t>
      </w:r>
      <w:r w:rsidR="00626F68" w:rsidRPr="00222EA2">
        <w:rPr>
          <w:rFonts w:hint="eastAsia"/>
        </w:rPr>
        <w:t>研究：</w:t>
      </w:r>
      <w:r>
        <w:rPr>
          <w:rFonts w:hint="eastAsia"/>
        </w:rPr>
        <w:t>催化剂的合成、催化剂的表征、催化剂处理硝酸根的表现、催化剂还原机制的分析</w:t>
      </w:r>
      <w:r w:rsidR="0000723A" w:rsidRPr="00222EA2">
        <w:rPr>
          <w:rFonts w:hint="eastAsia"/>
        </w:rPr>
        <w:t>。</w:t>
      </w:r>
    </w:p>
    <w:p w14:paraId="1C40C3EB" w14:textId="42B99846" w:rsidR="00626F68" w:rsidRPr="0065228C" w:rsidRDefault="009E58DE" w:rsidP="00626F68">
      <w:pPr>
        <w:pStyle w:val="B8"/>
        <w:rPr>
          <w:rFonts w:ascii="宋体" w:eastAsia="宋体" w:hAnsi="宋体"/>
          <w:b/>
          <w:bCs/>
        </w:rPr>
      </w:pPr>
      <w:r w:rsidRPr="009E58DE">
        <w:rPr>
          <w:rFonts w:ascii="宋体" w:eastAsia="宋体" w:hAnsi="宋体"/>
          <w:b/>
          <w:bCs/>
        </w:rPr>
        <w:t>RuIn</w:t>
      </w:r>
      <w:r w:rsidRPr="0005386C">
        <w:rPr>
          <w:rFonts w:ascii="宋体" w:eastAsia="宋体" w:hAnsi="宋体"/>
          <w:b/>
          <w:bCs/>
          <w:vertAlign w:val="subscript"/>
        </w:rPr>
        <w:t>3</w:t>
      </w:r>
      <w:r w:rsidRPr="009E58DE">
        <w:rPr>
          <w:rFonts w:ascii="宋体" w:eastAsia="宋体" w:hAnsi="宋体"/>
          <w:b/>
          <w:bCs/>
        </w:rPr>
        <w:t>金属间催化剂的合成与表征</w:t>
      </w:r>
    </w:p>
    <w:p w14:paraId="6C35B7FD" w14:textId="29EA73A8" w:rsidR="009E58DE" w:rsidRDefault="009E58DE" w:rsidP="00197C58">
      <w:pPr>
        <w:pStyle w:val="Bf2"/>
        <w:spacing w:before="240"/>
      </w:pPr>
      <w:r>
        <w:t>制备</w:t>
      </w:r>
      <w:r w:rsidR="00197C58">
        <w:rPr>
          <w:rFonts w:hint="eastAsia"/>
        </w:rPr>
        <w:t>（？）</w:t>
      </w:r>
      <w:r>
        <w:t>：研磨法和</w:t>
      </w:r>
      <w:r>
        <w:t>H</w:t>
      </w:r>
      <w:r w:rsidRPr="0005386C">
        <w:rPr>
          <w:vertAlign w:val="subscript"/>
        </w:rPr>
        <w:t>2</w:t>
      </w:r>
      <w:r>
        <w:t>热处理法</w:t>
      </w:r>
    </w:p>
    <w:p w14:paraId="63E05AFF" w14:textId="77777777" w:rsidR="009E58DE" w:rsidRDefault="009E58DE" w:rsidP="009E58DE">
      <w:pPr>
        <w:pStyle w:val="Bf2"/>
      </w:pPr>
      <w:r>
        <w:t>表征：通过</w:t>
      </w:r>
      <w:r>
        <w:t>XRD</w:t>
      </w:r>
      <w:r>
        <w:t>证明制备的样品是</w:t>
      </w:r>
      <w:r>
        <w:t>RuIn</w:t>
      </w:r>
      <w:r w:rsidRPr="0005386C">
        <w:rPr>
          <w:vertAlign w:val="subscript"/>
        </w:rPr>
        <w:t>3</w:t>
      </w:r>
      <w:r>
        <w:t>，</w:t>
      </w:r>
      <w:r>
        <w:t>HAADF-STEM</w:t>
      </w:r>
      <w:r>
        <w:t>证明炭黑上的</w:t>
      </w:r>
      <w:r>
        <w:t>RuIn</w:t>
      </w:r>
      <w:r w:rsidRPr="0005386C">
        <w:rPr>
          <w:vertAlign w:val="subscript"/>
        </w:rPr>
        <w:t>3</w:t>
      </w:r>
      <w:r>
        <w:t>尺寸约为</w:t>
      </w:r>
      <w:r>
        <w:t>~6.1nm</w:t>
      </w:r>
      <w:r>
        <w:t>且高度有序分布。</w:t>
      </w:r>
      <w:r>
        <w:t>XPS</w:t>
      </w:r>
      <w:r>
        <w:t>表明</w:t>
      </w:r>
      <w:r>
        <w:t>Ru</w:t>
      </w:r>
      <w:r>
        <w:t>主要以金属态存在，</w:t>
      </w:r>
      <w:r>
        <w:t>In</w:t>
      </w:r>
      <w:r>
        <w:t>大部分以</w:t>
      </w:r>
      <w:proofErr w:type="gramStart"/>
      <w:r>
        <w:t>氧化态存在</w:t>
      </w:r>
      <w:proofErr w:type="gramEnd"/>
      <w:r>
        <w:t>。</w:t>
      </w:r>
    </w:p>
    <w:p w14:paraId="310FCCAB" w14:textId="77777777" w:rsidR="009E58DE" w:rsidRDefault="009E58DE" w:rsidP="009E58DE">
      <w:pPr>
        <w:pStyle w:val="Bf2"/>
      </w:pPr>
      <w:r>
        <w:t>对照：为了对比，还制备了</w:t>
      </w:r>
      <w:r>
        <w:t>Ru/C</w:t>
      </w:r>
      <w:r>
        <w:t>和</w:t>
      </w:r>
      <w:r>
        <w:t>In/C</w:t>
      </w:r>
    </w:p>
    <w:p w14:paraId="325C6ADB" w14:textId="6A58AC96" w:rsidR="00626F68" w:rsidRPr="00462549" w:rsidRDefault="009E58DE" w:rsidP="00626F68">
      <w:pPr>
        <w:pStyle w:val="B8"/>
        <w:rPr>
          <w:rFonts w:ascii="宋体" w:eastAsia="宋体" w:hAnsi="宋体"/>
          <w:b/>
          <w:bCs/>
        </w:rPr>
      </w:pPr>
      <w:r w:rsidRPr="009E58DE">
        <w:rPr>
          <w:rFonts w:ascii="宋体" w:eastAsia="宋体" w:hAnsi="宋体"/>
          <w:b/>
          <w:bCs/>
        </w:rPr>
        <w:t>RnIn</w:t>
      </w:r>
      <w:r w:rsidRPr="0005386C">
        <w:rPr>
          <w:rFonts w:ascii="宋体" w:eastAsia="宋体" w:hAnsi="宋体"/>
          <w:b/>
          <w:bCs/>
          <w:vertAlign w:val="subscript"/>
        </w:rPr>
        <w:t>3</w:t>
      </w:r>
      <w:r w:rsidRPr="009E58DE">
        <w:rPr>
          <w:rFonts w:ascii="宋体" w:eastAsia="宋体" w:hAnsi="宋体"/>
          <w:b/>
          <w:bCs/>
        </w:rPr>
        <w:t>/C的表现</w:t>
      </w:r>
    </w:p>
    <w:p w14:paraId="22A5438A" w14:textId="32027BD1" w:rsidR="009E58DE" w:rsidRPr="00A012B0" w:rsidRDefault="00197C58" w:rsidP="009E58DE">
      <w:pPr>
        <w:pStyle w:val="Bf2"/>
      </w:pPr>
      <w:r>
        <w:rPr>
          <w:rFonts w:hint="eastAsia"/>
        </w:rPr>
        <w:t>1</w:t>
      </w:r>
      <w:r>
        <w:t>.</w:t>
      </w:r>
      <w:r w:rsidR="009E58DE">
        <w:t>目的：在标准三电极氢电池环境中，研究</w:t>
      </w:r>
      <w:r w:rsidR="009E58DE">
        <w:t>RuIn</w:t>
      </w:r>
      <w:r w:rsidR="009E58DE" w:rsidRPr="0005386C">
        <w:rPr>
          <w:vertAlign w:val="subscript"/>
        </w:rPr>
        <w:t>3</w:t>
      </w:r>
      <w:r w:rsidR="009E58DE">
        <w:t>/C</w:t>
      </w:r>
      <w:r w:rsidR="009E58DE">
        <w:t>将硝酸根还原成氨的电化学性能，电解液为</w:t>
      </w:r>
      <w:r w:rsidR="009E58DE">
        <w:t>0.1 M KOH</w:t>
      </w:r>
      <w:r w:rsidR="009E58DE">
        <w:t>和</w:t>
      </w:r>
      <w:r w:rsidR="009E58DE">
        <w:t>10 mM NO</w:t>
      </w:r>
      <w:r w:rsidR="009E58DE" w:rsidRPr="0005386C">
        <w:rPr>
          <w:vertAlign w:val="subscript"/>
        </w:rPr>
        <w:t>3</w:t>
      </w:r>
      <w:r w:rsidR="009E58DE" w:rsidRPr="0005386C">
        <w:rPr>
          <w:rFonts w:ascii="微软雅黑" w:eastAsia="微软雅黑" w:hAnsi="微软雅黑" w:cs="微软雅黑" w:hint="eastAsia"/>
          <w:vertAlign w:val="superscript"/>
        </w:rPr>
        <w:t>−</w:t>
      </w:r>
      <w:ins w:id="53" w:author="Yang Lei" w:date="2023-09-10T15:00:00Z">
        <w:r w:rsidR="00A012B0">
          <w:rPr>
            <w:rFonts w:ascii="微软雅黑" w:eastAsia="微软雅黑" w:hAnsi="微软雅黑" w:cs="微软雅黑" w:hint="eastAsia"/>
          </w:rPr>
          <w:t xml:space="preserve"> 有思考过为什么是在0</w:t>
        </w:r>
        <w:r w:rsidR="00A012B0">
          <w:rPr>
            <w:rFonts w:ascii="微软雅黑" w:eastAsia="微软雅黑" w:hAnsi="微软雅黑" w:cs="微软雅黑"/>
          </w:rPr>
          <w:t>.1 M KOH</w:t>
        </w:r>
        <w:r w:rsidR="00A012B0">
          <w:rPr>
            <w:rFonts w:ascii="微软雅黑" w:eastAsia="微软雅黑" w:hAnsi="微软雅黑" w:cs="微软雅黑" w:hint="eastAsia"/>
          </w:rPr>
          <w:t>溶液中进行吗</w:t>
        </w:r>
      </w:ins>
      <w:ins w:id="54" w:author="Yang Lei" w:date="2023-09-10T15:01:00Z">
        <w:r w:rsidR="00A012B0">
          <w:rPr>
            <w:rFonts w:ascii="微软雅黑" w:eastAsia="微软雅黑" w:hAnsi="微软雅黑" w:cs="微软雅黑" w:hint="eastAsia"/>
          </w:rPr>
          <w:t>？</w:t>
        </w:r>
      </w:ins>
      <w:ins w:id="55" w:author="J Roger" w:date="2023-09-10T17:01:00Z">
        <w:r w:rsidR="007D276E">
          <w:rPr>
            <w:rFonts w:ascii="微软雅黑" w:eastAsia="微软雅黑" w:hAnsi="微软雅黑" w:cs="微软雅黑" w:hint="eastAsia"/>
          </w:rPr>
          <w:t>老师，我的理解是</w:t>
        </w:r>
      </w:ins>
      <w:ins w:id="56" w:author="J Roger" w:date="2023-09-10T17:04:00Z">
        <w:r w:rsidR="007D276E">
          <w:rPr>
            <w:rFonts w:ascii="微软雅黑" w:eastAsia="微软雅黑" w:hAnsi="微软雅黑" w:cs="微软雅黑" w:hint="eastAsia"/>
          </w:rPr>
          <w:t>（1）碱浓度高，是</w:t>
        </w:r>
      </w:ins>
      <w:ins w:id="57" w:author="J Roger" w:date="2023-09-10T17:01:00Z">
        <w:r w:rsidR="007D276E">
          <w:rPr>
            <w:rFonts w:ascii="微软雅黑" w:eastAsia="微软雅黑" w:hAnsi="微软雅黑" w:cs="微软雅黑" w:hint="eastAsia"/>
          </w:rPr>
          <w:t>为了营造一个碱性的</w:t>
        </w:r>
      </w:ins>
      <w:ins w:id="58" w:author="J Roger" w:date="2023-09-10T17:02:00Z">
        <w:r w:rsidR="007D276E">
          <w:rPr>
            <w:rFonts w:ascii="微软雅黑" w:eastAsia="微软雅黑" w:hAnsi="微软雅黑" w:cs="微软雅黑" w:hint="eastAsia"/>
          </w:rPr>
          <w:t>环境，有利于</w:t>
        </w:r>
      </w:ins>
      <w:ins w:id="59" w:author="J Roger" w:date="2023-09-10T17:03:00Z">
        <w:r w:rsidR="007D276E">
          <w:rPr>
            <w:rFonts w:ascii="微软雅黑" w:eastAsia="微软雅黑" w:hAnsi="微软雅黑" w:cs="微软雅黑" w:hint="eastAsia"/>
          </w:rPr>
          <w:t>产物</w:t>
        </w:r>
      </w:ins>
      <w:ins w:id="60" w:author="J Roger" w:date="2023-09-10T17:02:00Z">
        <w:r w:rsidR="007D276E">
          <w:rPr>
            <w:rFonts w:ascii="微软雅黑" w:eastAsia="微软雅黑" w:hAnsi="微软雅黑" w:cs="微软雅黑" w:hint="eastAsia"/>
          </w:rPr>
          <w:t>氨气的</w:t>
        </w:r>
      </w:ins>
      <w:ins w:id="61" w:author="J Roger" w:date="2023-09-10T17:16:00Z">
        <w:r w:rsidR="004423E1">
          <w:rPr>
            <w:rFonts w:ascii="微软雅黑" w:eastAsia="微软雅黑" w:hAnsi="微软雅黑" w:cs="微软雅黑" w:hint="eastAsia"/>
          </w:rPr>
          <w:t>收集</w:t>
        </w:r>
      </w:ins>
      <w:ins w:id="62" w:author="J Roger" w:date="2023-09-10T17:04:00Z">
        <w:r w:rsidR="007D276E">
          <w:rPr>
            <w:rFonts w:ascii="微软雅黑" w:eastAsia="微软雅黑" w:hAnsi="微软雅黑" w:cs="微软雅黑" w:hint="eastAsia"/>
          </w:rPr>
          <w:t>（2）</w:t>
        </w:r>
      </w:ins>
      <w:ins w:id="63" w:author="J Roger" w:date="2023-09-10T17:13:00Z">
        <w:r w:rsidR="004423E1">
          <w:rPr>
            <w:rFonts w:ascii="微软雅黑" w:eastAsia="微软雅黑" w:hAnsi="微软雅黑" w:cs="微软雅黑" w:hint="eastAsia"/>
          </w:rPr>
          <w:t>0</w:t>
        </w:r>
        <w:r w:rsidR="004423E1">
          <w:rPr>
            <w:rFonts w:ascii="微软雅黑" w:eastAsia="微软雅黑" w:hAnsi="微软雅黑" w:cs="微软雅黑"/>
          </w:rPr>
          <w:t>.1M</w:t>
        </w:r>
        <w:r w:rsidR="004423E1">
          <w:rPr>
            <w:rFonts w:ascii="微软雅黑" w:eastAsia="微软雅黑" w:hAnsi="微软雅黑" w:cs="微软雅黑" w:hint="eastAsia"/>
          </w:rPr>
          <w:t>这样的浓度可能比较适中？</w:t>
        </w:r>
      </w:ins>
      <w:ins w:id="64" w:author="J Roger" w:date="2023-09-10T17:14:00Z">
        <w:r w:rsidR="004423E1">
          <w:rPr>
            <w:rFonts w:ascii="微软雅黑" w:eastAsia="微软雅黑" w:hAnsi="微软雅黑" w:cs="微软雅黑" w:hint="eastAsia"/>
          </w:rPr>
          <w:t>既能</w:t>
        </w:r>
      </w:ins>
      <w:ins w:id="65" w:author="J Roger" w:date="2023-09-10T17:13:00Z">
        <w:r w:rsidR="004423E1">
          <w:rPr>
            <w:rFonts w:ascii="微软雅黑" w:eastAsia="微软雅黑" w:hAnsi="微软雅黑" w:cs="微软雅黑" w:hint="eastAsia"/>
          </w:rPr>
          <w:t>保持较高的</w:t>
        </w:r>
      </w:ins>
      <w:ins w:id="66" w:author="J Roger" w:date="2023-09-10T17:14:00Z">
        <w:r w:rsidR="004423E1">
          <w:rPr>
            <w:rFonts w:ascii="微软雅黑" w:eastAsia="微软雅黑" w:hAnsi="微软雅黑" w:cs="微软雅黑" w:hint="eastAsia"/>
          </w:rPr>
          <w:t>导电性又不至于因为太高产生负面影响？（可能</w:t>
        </w:r>
      </w:ins>
      <w:ins w:id="67" w:author="J Roger" w:date="2023-09-10T17:15:00Z">
        <w:r w:rsidR="004423E1">
          <w:rPr>
            <w:rFonts w:ascii="微软雅黑" w:eastAsia="微软雅黑" w:hAnsi="微软雅黑" w:cs="微软雅黑" w:hint="eastAsia"/>
          </w:rPr>
          <w:t>浓度太高会使溶液变得粘稠？</w:t>
        </w:r>
      </w:ins>
      <w:ins w:id="68" w:author="J Roger" w:date="2023-09-10T17:14:00Z">
        <w:r w:rsidR="004423E1">
          <w:rPr>
            <w:rFonts w:ascii="微软雅黑" w:eastAsia="微软雅黑" w:hAnsi="微软雅黑" w:cs="微软雅黑" w:hint="eastAsia"/>
          </w:rPr>
          <w:t>）</w:t>
        </w:r>
      </w:ins>
      <w:ins w:id="69" w:author="J Roger" w:date="2023-09-10T17:16:00Z">
        <w:r w:rsidR="004423E1">
          <w:rPr>
            <w:rFonts w:ascii="微软雅黑" w:eastAsia="微软雅黑" w:hAnsi="微软雅黑" w:cs="微软雅黑" w:hint="eastAsia"/>
          </w:rPr>
          <w:t>（3）至于为什么是</w:t>
        </w:r>
        <w:r w:rsidR="004423E1">
          <w:rPr>
            <w:rFonts w:ascii="微软雅黑" w:eastAsia="微软雅黑" w:hAnsi="微软雅黑" w:cs="微软雅黑"/>
          </w:rPr>
          <w:t>K+</w:t>
        </w:r>
        <w:r w:rsidR="004423E1">
          <w:rPr>
            <w:rFonts w:ascii="微软雅黑" w:eastAsia="微软雅黑" w:hAnsi="微软雅黑" w:cs="微软雅黑" w:hint="eastAsia"/>
          </w:rPr>
          <w:t>的碱溶液学生</w:t>
        </w:r>
      </w:ins>
      <w:ins w:id="70" w:author="J Roger" w:date="2023-09-10T21:13:00Z">
        <w:r w:rsidR="006C4FA5">
          <w:rPr>
            <w:rFonts w:ascii="微软雅黑" w:eastAsia="微软雅黑" w:hAnsi="微软雅黑" w:cs="微软雅黑" w:hint="eastAsia"/>
          </w:rPr>
          <w:t>仍未想到</w:t>
        </w:r>
      </w:ins>
    </w:p>
    <w:p w14:paraId="391CBA1C" w14:textId="0AAABD25" w:rsidR="009E58DE" w:rsidRDefault="009E58DE" w:rsidP="009E58DE">
      <w:pPr>
        <w:pStyle w:val="Bf2"/>
      </w:pPr>
      <w:r>
        <w:t>现象：</w:t>
      </w:r>
      <w:r>
        <w:t>RuIn</w:t>
      </w:r>
      <w:r w:rsidRPr="0005386C">
        <w:rPr>
          <w:vertAlign w:val="subscript"/>
        </w:rPr>
        <w:t>3</w:t>
      </w:r>
      <w:r>
        <w:t>/C</w:t>
      </w:r>
      <w:r>
        <w:t>的</w:t>
      </w:r>
      <w:r>
        <w:t>L</w:t>
      </w:r>
      <w:ins w:id="71" w:author="Yang Lei" w:date="2023-09-10T15:01:00Z">
        <w:r w:rsidR="00A012B0">
          <w:t>S</w:t>
        </w:r>
      </w:ins>
      <w:r>
        <w:t>V</w:t>
      </w:r>
      <w:del w:id="72" w:author="Yang Lei" w:date="2023-09-10T15:01:00Z">
        <w:r w:rsidDel="00A012B0">
          <w:delText>S</w:delText>
        </w:r>
      </w:del>
      <w:r>
        <w:t>曲线显示，添加</w:t>
      </w:r>
      <w:r>
        <w:t>10</w:t>
      </w:r>
      <w:ins w:id="73" w:author="Yang Lei" w:date="2023-09-10T15:01:00Z">
        <w:r w:rsidR="00A012B0">
          <w:t xml:space="preserve"> </w:t>
        </w:r>
      </w:ins>
      <w:r>
        <w:t>mM</w:t>
      </w:r>
      <w:r>
        <w:t>硝酸根后电流密度明显增加；同时，导出的</w:t>
      </w:r>
      <w:r>
        <w:t>Tafel</w:t>
      </w:r>
      <w:r>
        <w:t>斜率</w:t>
      </w:r>
      <w:ins w:id="74" w:author="Yang Lei" w:date="2023-09-10T15:02:00Z">
        <w:r w:rsidR="00A012B0">
          <w:rPr>
            <w:rFonts w:hint="eastAsia"/>
          </w:rPr>
          <w:t>如何得到</w:t>
        </w:r>
        <w:r w:rsidR="00A012B0">
          <w:rPr>
            <w:rFonts w:hint="eastAsia"/>
          </w:rPr>
          <w:t>Ta</w:t>
        </w:r>
        <w:r w:rsidR="00A012B0">
          <w:t>fel</w:t>
        </w:r>
        <w:r w:rsidR="00A012B0">
          <w:rPr>
            <w:rFonts w:hint="eastAsia"/>
          </w:rPr>
          <w:t>斜率？</w:t>
        </w:r>
      </w:ins>
      <w:ins w:id="75" w:author="J Roger" w:date="2023-09-10T17:24:00Z">
        <w:r w:rsidR="00657031">
          <w:rPr>
            <w:rFonts w:hint="eastAsia"/>
          </w:rPr>
          <w:t>学生</w:t>
        </w:r>
      </w:ins>
      <w:ins w:id="76" w:author="J Roger" w:date="2023-09-10T17:25:00Z">
        <w:r w:rsidR="00657031">
          <w:rPr>
            <w:rFonts w:hint="eastAsia"/>
          </w:rPr>
          <w:t>查到的是：</w:t>
        </w:r>
        <w:r w:rsidR="00657031" w:rsidRPr="00657031">
          <w:rPr>
            <w:rFonts w:ascii="宋体" w:hAnsi="宋体" w:hint="eastAsia"/>
            <w:color w:val="24292F"/>
            <w:shd w:val="clear" w:color="auto" w:fill="FFFFFF"/>
            <w:rPrChange w:id="77" w:author="J Roger" w:date="2023-09-10T17:30:00Z">
              <w:rPr>
                <w:rFonts w:ascii="ali-55" w:hAnsi="ali-55" w:hint="eastAsia"/>
                <w:color w:val="24292F"/>
                <w:sz w:val="21"/>
                <w:szCs w:val="21"/>
                <w:shd w:val="clear" w:color="auto" w:fill="FFFFFF"/>
              </w:rPr>
            </w:rPrChange>
          </w:rPr>
          <w:t>根据测得的</w:t>
        </w:r>
      </w:ins>
      <w:ins w:id="78" w:author="J Roger" w:date="2023-09-10T17:27:00Z">
        <w:r w:rsidR="00657031" w:rsidRPr="00657031">
          <w:rPr>
            <w:rFonts w:ascii="宋体" w:hAnsi="宋体" w:hint="eastAsia"/>
            <w:color w:val="24292F"/>
            <w:shd w:val="clear" w:color="auto" w:fill="FFFFFF"/>
            <w:rPrChange w:id="79" w:author="J Roger" w:date="2023-09-10T17:30:00Z">
              <w:rPr>
                <w:rFonts w:ascii="ali-55" w:hAnsi="ali-55" w:hint="eastAsia"/>
                <w:color w:val="24292F"/>
                <w:sz w:val="21"/>
                <w:szCs w:val="21"/>
                <w:shd w:val="clear" w:color="auto" w:fill="FFFFFF"/>
              </w:rPr>
            </w:rPrChange>
          </w:rPr>
          <w:t>电流和</w:t>
        </w:r>
      </w:ins>
      <w:ins w:id="80" w:author="J Roger" w:date="2023-09-10T17:28:00Z">
        <w:r w:rsidR="00657031" w:rsidRPr="00657031">
          <w:rPr>
            <w:rFonts w:ascii="宋体" w:hAnsi="宋体" w:hint="eastAsia"/>
            <w:color w:val="24292F"/>
            <w:shd w:val="clear" w:color="auto" w:fill="FFFFFF"/>
            <w:rPrChange w:id="81" w:author="J Roger" w:date="2023-09-10T17:30:00Z">
              <w:rPr>
                <w:rFonts w:ascii="ali-55" w:hAnsi="ali-55" w:hint="eastAsia"/>
                <w:color w:val="24292F"/>
                <w:sz w:val="21"/>
                <w:szCs w:val="21"/>
                <w:shd w:val="clear" w:color="auto" w:fill="FFFFFF"/>
              </w:rPr>
            </w:rPrChange>
          </w:rPr>
          <w:t>电势</w:t>
        </w:r>
      </w:ins>
      <w:ins w:id="82" w:author="J Roger" w:date="2023-09-10T17:25:00Z">
        <w:r w:rsidR="00657031" w:rsidRPr="00657031">
          <w:rPr>
            <w:rFonts w:ascii="宋体" w:hAnsi="宋体" w:hint="eastAsia"/>
            <w:color w:val="24292F"/>
            <w:shd w:val="clear" w:color="auto" w:fill="FFFFFF"/>
            <w:rPrChange w:id="83" w:author="J Roger" w:date="2023-09-10T17:30:00Z">
              <w:rPr>
                <w:rFonts w:ascii="ali-55" w:hAnsi="ali-55" w:hint="eastAsia"/>
                <w:color w:val="24292F"/>
                <w:sz w:val="21"/>
                <w:szCs w:val="21"/>
                <w:shd w:val="clear" w:color="auto" w:fill="FFFFFF"/>
              </w:rPr>
            </w:rPrChange>
          </w:rPr>
          <w:t>数据，绘制电流</w:t>
        </w:r>
        <w:r w:rsidR="00657031" w:rsidRPr="00657031">
          <w:rPr>
            <w:rFonts w:ascii="宋体" w:hAnsi="宋体" w:hint="eastAsia"/>
            <w:color w:val="24292F"/>
            <w:shd w:val="clear" w:color="auto" w:fill="FFFFFF"/>
            <w:rPrChange w:id="84" w:author="J Roger" w:date="2023-09-10T17:30:00Z">
              <w:rPr>
                <w:rFonts w:ascii="ali-55" w:hAnsi="ali-55" w:hint="eastAsia"/>
                <w:color w:val="24292F"/>
                <w:sz w:val="21"/>
                <w:szCs w:val="21"/>
                <w:shd w:val="clear" w:color="auto" w:fill="FFFFFF"/>
              </w:rPr>
            </w:rPrChange>
          </w:rPr>
          <w:t>(log I)</w:t>
        </w:r>
        <w:r w:rsidR="00657031" w:rsidRPr="00657031">
          <w:rPr>
            <w:rFonts w:ascii="宋体" w:hAnsi="宋体" w:hint="eastAsia"/>
            <w:color w:val="24292F"/>
            <w:shd w:val="clear" w:color="auto" w:fill="FFFFFF"/>
            <w:rPrChange w:id="85" w:author="J Roger" w:date="2023-09-10T17:30:00Z">
              <w:rPr>
                <w:rFonts w:ascii="ali-55" w:hAnsi="ali-55" w:hint="eastAsia"/>
                <w:color w:val="24292F"/>
                <w:sz w:val="21"/>
                <w:szCs w:val="21"/>
                <w:shd w:val="clear" w:color="auto" w:fill="FFFFFF"/>
              </w:rPr>
            </w:rPrChange>
          </w:rPr>
          <w:t>对电势</w:t>
        </w:r>
        <w:r w:rsidR="00657031" w:rsidRPr="00657031">
          <w:rPr>
            <w:rFonts w:ascii="宋体" w:hAnsi="宋体" w:hint="eastAsia"/>
            <w:color w:val="24292F"/>
            <w:shd w:val="clear" w:color="auto" w:fill="FFFFFF"/>
            <w:rPrChange w:id="86" w:author="J Roger" w:date="2023-09-10T17:30:00Z">
              <w:rPr>
                <w:rFonts w:ascii="ali-55" w:hAnsi="ali-55" w:hint="eastAsia"/>
                <w:color w:val="24292F"/>
                <w:sz w:val="21"/>
                <w:szCs w:val="21"/>
                <w:shd w:val="clear" w:color="auto" w:fill="FFFFFF"/>
              </w:rPr>
            </w:rPrChange>
          </w:rPr>
          <w:t>(E)</w:t>
        </w:r>
        <w:r w:rsidR="00657031" w:rsidRPr="00657031">
          <w:rPr>
            <w:rFonts w:ascii="宋体" w:hAnsi="宋体" w:hint="eastAsia"/>
            <w:color w:val="24292F"/>
            <w:shd w:val="clear" w:color="auto" w:fill="FFFFFF"/>
            <w:rPrChange w:id="87" w:author="J Roger" w:date="2023-09-10T17:30:00Z">
              <w:rPr>
                <w:rFonts w:ascii="ali-55" w:hAnsi="ali-55" w:hint="eastAsia"/>
                <w:color w:val="24292F"/>
                <w:sz w:val="21"/>
                <w:szCs w:val="21"/>
                <w:shd w:val="clear" w:color="auto" w:fill="FFFFFF"/>
              </w:rPr>
            </w:rPrChange>
          </w:rPr>
          <w:t>的</w:t>
        </w:r>
        <w:r w:rsidR="00657031" w:rsidRPr="00657031">
          <w:rPr>
            <w:rFonts w:ascii="宋体" w:hAnsi="宋体" w:hint="eastAsia"/>
            <w:color w:val="24292F"/>
            <w:shd w:val="clear" w:color="auto" w:fill="FFFFFF"/>
            <w:rPrChange w:id="88" w:author="J Roger" w:date="2023-09-10T17:30:00Z">
              <w:rPr>
                <w:rFonts w:ascii="ali-55" w:hAnsi="ali-55" w:hint="eastAsia"/>
                <w:color w:val="24292F"/>
                <w:sz w:val="21"/>
                <w:szCs w:val="21"/>
                <w:shd w:val="clear" w:color="auto" w:fill="FFFFFF"/>
              </w:rPr>
            </w:rPrChange>
          </w:rPr>
          <w:t>Tafel</w:t>
        </w:r>
        <w:r w:rsidR="00657031" w:rsidRPr="00657031">
          <w:rPr>
            <w:rFonts w:ascii="宋体" w:hAnsi="宋体" w:hint="eastAsia"/>
            <w:color w:val="24292F"/>
            <w:shd w:val="clear" w:color="auto" w:fill="FFFFFF"/>
            <w:rPrChange w:id="89" w:author="J Roger" w:date="2023-09-10T17:30:00Z">
              <w:rPr>
                <w:rFonts w:ascii="ali-55" w:hAnsi="ali-55" w:hint="eastAsia"/>
                <w:color w:val="24292F"/>
                <w:sz w:val="21"/>
                <w:szCs w:val="21"/>
                <w:shd w:val="clear" w:color="auto" w:fill="FFFFFF"/>
              </w:rPr>
            </w:rPrChange>
          </w:rPr>
          <w:t>曲线图</w:t>
        </w:r>
      </w:ins>
      <w:ins w:id="90" w:author="J Roger" w:date="2023-09-10T17:27:00Z">
        <w:r w:rsidR="00657031" w:rsidRPr="00657031">
          <w:rPr>
            <w:rFonts w:ascii="宋体" w:hAnsi="宋体" w:hint="eastAsia"/>
            <w:color w:val="24292F"/>
            <w:shd w:val="clear" w:color="auto" w:fill="FFFFFF"/>
            <w:rPrChange w:id="91" w:author="J Roger" w:date="2023-09-10T17:30:00Z">
              <w:rPr>
                <w:rFonts w:ascii="ali-55" w:hAnsi="ali-55" w:hint="eastAsia"/>
                <w:color w:val="24292F"/>
                <w:sz w:val="21"/>
                <w:szCs w:val="21"/>
                <w:shd w:val="clear" w:color="auto" w:fill="FFFFFF"/>
              </w:rPr>
            </w:rPrChange>
          </w:rPr>
          <w:t>；</w:t>
        </w:r>
        <w:r w:rsidR="00657031" w:rsidRPr="00657031">
          <w:rPr>
            <w:rFonts w:ascii="宋体" w:hAnsi="宋体" w:hint="eastAsia"/>
            <w:color w:val="24292F"/>
            <w:shd w:val="clear" w:color="auto" w:fill="FFFFFF"/>
            <w:rPrChange w:id="92" w:author="J Roger" w:date="2023-09-10T17:30:00Z">
              <w:rPr>
                <w:rFonts w:ascii="ali-55" w:hAnsi="ali-55" w:hint="eastAsia"/>
                <w:color w:val="24292F"/>
                <w:sz w:val="21"/>
                <w:szCs w:val="21"/>
                <w:shd w:val="clear" w:color="auto" w:fill="FFFFFF"/>
              </w:rPr>
            </w:rPrChange>
          </w:rPr>
          <w:t>Tafel</w:t>
        </w:r>
        <w:r w:rsidR="00657031" w:rsidRPr="00657031">
          <w:rPr>
            <w:rFonts w:ascii="宋体" w:hAnsi="宋体" w:hint="eastAsia"/>
            <w:color w:val="24292F"/>
            <w:shd w:val="clear" w:color="auto" w:fill="FFFFFF"/>
            <w:rPrChange w:id="93" w:author="J Roger" w:date="2023-09-10T17:30:00Z">
              <w:rPr>
                <w:rFonts w:ascii="ali-55" w:hAnsi="ali-55" w:hint="eastAsia"/>
                <w:color w:val="24292F"/>
                <w:sz w:val="21"/>
                <w:szCs w:val="21"/>
                <w:shd w:val="clear" w:color="auto" w:fill="FFFFFF"/>
              </w:rPr>
            </w:rPrChange>
          </w:rPr>
          <w:t>斜率表示为斜率</w:t>
        </w:r>
        <w:r w:rsidR="00657031" w:rsidRPr="00657031">
          <w:rPr>
            <w:rFonts w:ascii="宋体" w:hAnsi="宋体" w:hint="eastAsia"/>
            <w:color w:val="24292F"/>
            <w:shd w:val="clear" w:color="auto" w:fill="FFFFFF"/>
            <w:rPrChange w:id="94" w:author="J Roger" w:date="2023-09-10T17:30:00Z">
              <w:rPr>
                <w:rFonts w:ascii="ali-55" w:hAnsi="ali-55" w:hint="eastAsia"/>
                <w:color w:val="24292F"/>
                <w:sz w:val="21"/>
                <w:szCs w:val="21"/>
                <w:shd w:val="clear" w:color="auto" w:fill="FFFFFF"/>
              </w:rPr>
            </w:rPrChange>
          </w:rPr>
          <w:t xml:space="preserve"> (</w:t>
        </w:r>
        <w:r w:rsidR="00657031" w:rsidRPr="00657031">
          <w:rPr>
            <w:rFonts w:ascii="宋体" w:hAnsi="宋体" w:hint="eastAsia"/>
            <w:color w:val="24292F"/>
            <w:shd w:val="clear" w:color="auto" w:fill="FFFFFF"/>
            <w:rPrChange w:id="95" w:author="J Roger" w:date="2023-09-10T17:30:00Z">
              <w:rPr>
                <w:rFonts w:ascii="ali-55" w:hAnsi="ali-55" w:hint="eastAsia"/>
                <w:color w:val="24292F"/>
                <w:sz w:val="21"/>
                <w:szCs w:val="21"/>
                <w:shd w:val="clear" w:color="auto" w:fill="FFFFFF"/>
              </w:rPr>
            </w:rPrChange>
          </w:rPr>
          <w:t>Δ</w:t>
        </w:r>
        <w:r w:rsidR="00657031" w:rsidRPr="00657031">
          <w:rPr>
            <w:rFonts w:ascii="宋体" w:hAnsi="宋体" w:hint="eastAsia"/>
            <w:color w:val="24292F"/>
            <w:shd w:val="clear" w:color="auto" w:fill="FFFFFF"/>
            <w:rPrChange w:id="96" w:author="J Roger" w:date="2023-09-10T17:30:00Z">
              <w:rPr>
                <w:rFonts w:ascii="ali-55" w:hAnsi="ali-55" w:hint="eastAsia"/>
                <w:color w:val="24292F"/>
                <w:sz w:val="21"/>
                <w:szCs w:val="21"/>
                <w:shd w:val="clear" w:color="auto" w:fill="FFFFFF"/>
              </w:rPr>
            </w:rPrChange>
          </w:rPr>
          <w:t>E/</w:t>
        </w:r>
        <w:r w:rsidR="00657031" w:rsidRPr="00657031">
          <w:rPr>
            <w:rFonts w:ascii="宋体" w:hAnsi="宋体" w:hint="eastAsia"/>
            <w:color w:val="24292F"/>
            <w:shd w:val="clear" w:color="auto" w:fill="FFFFFF"/>
            <w:rPrChange w:id="97" w:author="J Roger" w:date="2023-09-10T17:30:00Z">
              <w:rPr>
                <w:rFonts w:ascii="ali-55" w:hAnsi="ali-55" w:hint="eastAsia"/>
                <w:color w:val="24292F"/>
                <w:sz w:val="21"/>
                <w:szCs w:val="21"/>
                <w:shd w:val="clear" w:color="auto" w:fill="FFFFFF"/>
              </w:rPr>
            </w:rPrChange>
          </w:rPr>
          <w:t>Δ</w:t>
        </w:r>
        <w:r w:rsidR="00657031" w:rsidRPr="00657031">
          <w:rPr>
            <w:rFonts w:ascii="宋体" w:hAnsi="宋体" w:hint="eastAsia"/>
            <w:color w:val="24292F"/>
            <w:shd w:val="clear" w:color="auto" w:fill="FFFFFF"/>
            <w:rPrChange w:id="98" w:author="J Roger" w:date="2023-09-10T17:30:00Z">
              <w:rPr>
                <w:rFonts w:ascii="ali-55" w:hAnsi="ali-55" w:hint="eastAsia"/>
                <w:color w:val="24292F"/>
                <w:sz w:val="21"/>
                <w:szCs w:val="21"/>
                <w:shd w:val="clear" w:color="auto" w:fill="FFFFFF"/>
              </w:rPr>
            </w:rPrChange>
          </w:rPr>
          <w:t xml:space="preserve">(log I)) </w:t>
        </w:r>
        <w:r w:rsidR="00657031" w:rsidRPr="00657031">
          <w:rPr>
            <w:rFonts w:ascii="宋体" w:hAnsi="宋体" w:hint="eastAsia"/>
            <w:color w:val="24292F"/>
            <w:shd w:val="clear" w:color="auto" w:fill="FFFFFF"/>
            <w:rPrChange w:id="99" w:author="J Roger" w:date="2023-09-10T17:30:00Z">
              <w:rPr>
                <w:rFonts w:ascii="ali-55" w:hAnsi="ali-55" w:hint="eastAsia"/>
                <w:color w:val="24292F"/>
                <w:sz w:val="21"/>
                <w:szCs w:val="21"/>
                <w:shd w:val="clear" w:color="auto" w:fill="FFFFFF"/>
              </w:rPr>
            </w:rPrChange>
          </w:rPr>
          <w:t>或倒数斜率</w:t>
        </w:r>
        <w:r w:rsidR="00657031" w:rsidRPr="00657031">
          <w:rPr>
            <w:rFonts w:ascii="宋体" w:hAnsi="宋体" w:hint="eastAsia"/>
            <w:color w:val="24292F"/>
            <w:shd w:val="clear" w:color="auto" w:fill="FFFFFF"/>
            <w:rPrChange w:id="100" w:author="J Roger" w:date="2023-09-10T17:30:00Z">
              <w:rPr>
                <w:rFonts w:ascii="ali-55" w:hAnsi="ali-55" w:hint="eastAsia"/>
                <w:color w:val="24292F"/>
                <w:sz w:val="21"/>
                <w:szCs w:val="21"/>
                <w:shd w:val="clear" w:color="auto" w:fill="FFFFFF"/>
              </w:rPr>
            </w:rPrChange>
          </w:rPr>
          <w:t xml:space="preserve"> (</w:t>
        </w:r>
        <w:r w:rsidR="00657031" w:rsidRPr="00657031">
          <w:rPr>
            <w:rFonts w:ascii="宋体" w:hAnsi="宋体" w:hint="eastAsia"/>
            <w:color w:val="24292F"/>
            <w:shd w:val="clear" w:color="auto" w:fill="FFFFFF"/>
            <w:rPrChange w:id="101" w:author="J Roger" w:date="2023-09-10T17:30:00Z">
              <w:rPr>
                <w:rFonts w:ascii="ali-55" w:hAnsi="ali-55" w:hint="eastAsia"/>
                <w:color w:val="24292F"/>
                <w:sz w:val="21"/>
                <w:szCs w:val="21"/>
                <w:shd w:val="clear" w:color="auto" w:fill="FFFFFF"/>
              </w:rPr>
            </w:rPrChange>
          </w:rPr>
          <w:t>Δ</w:t>
        </w:r>
        <w:r w:rsidR="00657031" w:rsidRPr="00657031">
          <w:rPr>
            <w:rFonts w:ascii="宋体" w:hAnsi="宋体" w:hint="eastAsia"/>
            <w:color w:val="24292F"/>
            <w:shd w:val="clear" w:color="auto" w:fill="FFFFFF"/>
            <w:rPrChange w:id="102" w:author="J Roger" w:date="2023-09-10T17:30:00Z">
              <w:rPr>
                <w:rFonts w:ascii="ali-55" w:hAnsi="ali-55" w:hint="eastAsia"/>
                <w:color w:val="24292F"/>
                <w:sz w:val="21"/>
                <w:szCs w:val="21"/>
                <w:shd w:val="clear" w:color="auto" w:fill="FFFFFF"/>
              </w:rPr>
            </w:rPrChange>
          </w:rPr>
          <w:t>(log I)/</w:t>
        </w:r>
        <w:r w:rsidR="00657031" w:rsidRPr="00657031">
          <w:rPr>
            <w:rFonts w:ascii="宋体" w:hAnsi="宋体" w:hint="eastAsia"/>
            <w:color w:val="24292F"/>
            <w:shd w:val="clear" w:color="auto" w:fill="FFFFFF"/>
            <w:rPrChange w:id="103" w:author="J Roger" w:date="2023-09-10T17:30:00Z">
              <w:rPr>
                <w:rFonts w:ascii="ali-55" w:hAnsi="ali-55" w:hint="eastAsia"/>
                <w:color w:val="24292F"/>
                <w:sz w:val="21"/>
                <w:szCs w:val="21"/>
                <w:shd w:val="clear" w:color="auto" w:fill="FFFFFF"/>
              </w:rPr>
            </w:rPrChange>
          </w:rPr>
          <w:t>Δ</w:t>
        </w:r>
        <w:r w:rsidR="00657031" w:rsidRPr="00657031">
          <w:rPr>
            <w:rFonts w:ascii="宋体" w:hAnsi="宋体" w:hint="eastAsia"/>
            <w:color w:val="24292F"/>
            <w:shd w:val="clear" w:color="auto" w:fill="FFFFFF"/>
            <w:rPrChange w:id="104" w:author="J Roger" w:date="2023-09-10T17:30:00Z">
              <w:rPr>
                <w:rFonts w:ascii="ali-55" w:hAnsi="ali-55" w:hint="eastAsia"/>
                <w:color w:val="24292F"/>
                <w:sz w:val="21"/>
                <w:szCs w:val="21"/>
                <w:shd w:val="clear" w:color="auto" w:fill="FFFFFF"/>
              </w:rPr>
            </w:rPrChange>
          </w:rPr>
          <w:t>E)</w:t>
        </w:r>
        <w:r w:rsidR="00657031" w:rsidRPr="00657031">
          <w:rPr>
            <w:rFonts w:ascii="宋体" w:hAnsi="宋体" w:hint="eastAsia"/>
            <w:color w:val="24292F"/>
            <w:shd w:val="clear" w:color="auto" w:fill="FFFFFF"/>
            <w:rPrChange w:id="105" w:author="J Roger" w:date="2023-09-10T17:30:00Z">
              <w:rPr>
                <w:rFonts w:ascii="ali-55" w:hAnsi="ali-55" w:hint="eastAsia"/>
                <w:color w:val="24292F"/>
                <w:sz w:val="21"/>
                <w:szCs w:val="21"/>
                <w:shd w:val="clear" w:color="auto" w:fill="FFFFFF"/>
              </w:rPr>
            </w:rPrChange>
          </w:rPr>
          <w:t>；</w:t>
        </w:r>
      </w:ins>
      <w:ins w:id="106" w:author="J Roger" w:date="2023-09-10T17:25:00Z">
        <w:r w:rsidR="00657031" w:rsidRPr="00657031">
          <w:rPr>
            <w:rFonts w:ascii="宋体" w:hAnsi="宋体" w:hint="eastAsia"/>
            <w:color w:val="24292F"/>
            <w:shd w:val="clear" w:color="auto" w:fill="FFFFFF"/>
            <w:rPrChange w:id="107" w:author="J Roger" w:date="2023-09-10T17:30:00Z">
              <w:rPr>
                <w:rFonts w:ascii="ali-55" w:hAnsi="ali-55" w:hint="eastAsia"/>
                <w:color w:val="24292F"/>
                <w:sz w:val="21"/>
                <w:szCs w:val="21"/>
                <w:shd w:val="clear" w:color="auto" w:fill="FFFFFF"/>
              </w:rPr>
            </w:rPrChange>
          </w:rPr>
          <w:t>Tafel</w:t>
        </w:r>
        <w:r w:rsidR="00657031" w:rsidRPr="00657031">
          <w:rPr>
            <w:rFonts w:ascii="宋体" w:hAnsi="宋体" w:hint="eastAsia"/>
            <w:color w:val="24292F"/>
            <w:shd w:val="clear" w:color="auto" w:fill="FFFFFF"/>
            <w:rPrChange w:id="108" w:author="J Roger" w:date="2023-09-10T17:30:00Z">
              <w:rPr>
                <w:rFonts w:ascii="ali-55" w:hAnsi="ali-55" w:hint="eastAsia"/>
                <w:color w:val="24292F"/>
                <w:sz w:val="21"/>
                <w:szCs w:val="21"/>
                <w:shd w:val="clear" w:color="auto" w:fill="FFFFFF"/>
              </w:rPr>
            </w:rPrChange>
          </w:rPr>
          <w:t>曲线在</w:t>
        </w:r>
      </w:ins>
      <w:ins w:id="109" w:author="J Roger" w:date="2023-09-10T17:29:00Z">
        <w:r w:rsidR="00657031" w:rsidRPr="00657031">
          <w:rPr>
            <w:rFonts w:ascii="宋体" w:hAnsi="宋体" w:hint="eastAsia"/>
            <w:color w:val="24292F"/>
            <w:shd w:val="clear" w:color="auto" w:fill="FFFFFF"/>
            <w:rPrChange w:id="110" w:author="J Roger" w:date="2023-09-10T17:30:00Z">
              <w:rPr>
                <w:rFonts w:ascii="ali-55" w:hAnsi="ali-55" w:hint="eastAsia"/>
                <w:color w:val="24292F"/>
                <w:sz w:val="21"/>
                <w:szCs w:val="21"/>
                <w:shd w:val="clear" w:color="auto" w:fill="FFFFFF"/>
              </w:rPr>
            </w:rPrChange>
          </w:rPr>
          <w:t>一定</w:t>
        </w:r>
      </w:ins>
      <w:ins w:id="111" w:author="J Roger" w:date="2023-09-10T17:25:00Z">
        <w:r w:rsidR="00657031" w:rsidRPr="00657031">
          <w:rPr>
            <w:rFonts w:ascii="宋体" w:hAnsi="宋体" w:hint="eastAsia"/>
            <w:color w:val="24292F"/>
            <w:shd w:val="clear" w:color="auto" w:fill="FFFFFF"/>
            <w:rPrChange w:id="112" w:author="J Roger" w:date="2023-09-10T17:30:00Z">
              <w:rPr>
                <w:rFonts w:ascii="ali-55" w:hAnsi="ali-55" w:hint="eastAsia"/>
                <w:color w:val="24292F"/>
                <w:sz w:val="21"/>
                <w:szCs w:val="21"/>
                <w:shd w:val="clear" w:color="auto" w:fill="FFFFFF"/>
              </w:rPr>
            </w:rPrChange>
          </w:rPr>
          <w:t>区域</w:t>
        </w:r>
      </w:ins>
      <w:ins w:id="113" w:author="J Roger" w:date="2023-09-10T17:29:00Z">
        <w:r w:rsidR="00657031" w:rsidRPr="00657031">
          <w:rPr>
            <w:rFonts w:ascii="宋体" w:hAnsi="宋体" w:hint="eastAsia"/>
            <w:color w:val="24292F"/>
            <w:shd w:val="clear" w:color="auto" w:fill="FFFFFF"/>
            <w:rPrChange w:id="114" w:author="J Roger" w:date="2023-09-10T17:30:00Z">
              <w:rPr>
                <w:rFonts w:ascii="ali-55" w:hAnsi="ali-55" w:hint="eastAsia"/>
                <w:color w:val="24292F"/>
                <w:sz w:val="21"/>
                <w:szCs w:val="21"/>
                <w:shd w:val="clear" w:color="auto" w:fill="FFFFFF"/>
              </w:rPr>
            </w:rPrChange>
          </w:rPr>
          <w:t>内</w:t>
        </w:r>
      </w:ins>
      <w:ins w:id="115" w:author="J Roger" w:date="2023-09-10T17:25:00Z">
        <w:r w:rsidR="00657031" w:rsidRPr="00657031">
          <w:rPr>
            <w:rFonts w:ascii="宋体" w:hAnsi="宋体" w:hint="eastAsia"/>
            <w:color w:val="24292F"/>
            <w:shd w:val="clear" w:color="auto" w:fill="FFFFFF"/>
            <w:rPrChange w:id="116" w:author="J Roger" w:date="2023-09-10T17:30:00Z">
              <w:rPr>
                <w:rFonts w:ascii="ali-55" w:hAnsi="ali-55" w:hint="eastAsia"/>
                <w:color w:val="24292F"/>
                <w:sz w:val="21"/>
                <w:szCs w:val="21"/>
                <w:shd w:val="clear" w:color="auto" w:fill="FFFFFF"/>
              </w:rPr>
            </w:rPrChange>
          </w:rPr>
          <w:t>是线性的，</w:t>
        </w:r>
      </w:ins>
      <w:ins w:id="117" w:author="J Roger" w:date="2023-09-10T17:29:00Z">
        <w:r w:rsidR="00657031" w:rsidRPr="00657031">
          <w:rPr>
            <w:rFonts w:ascii="宋体" w:hAnsi="宋体" w:hint="eastAsia"/>
            <w:color w:val="24292F"/>
            <w:shd w:val="clear" w:color="auto" w:fill="FFFFFF"/>
            <w:rPrChange w:id="118" w:author="J Roger" w:date="2023-09-10T17:30:00Z">
              <w:rPr>
                <w:rFonts w:ascii="ali-55" w:hAnsi="ali-55" w:hint="eastAsia"/>
                <w:color w:val="24292F"/>
                <w:sz w:val="21"/>
                <w:szCs w:val="21"/>
                <w:shd w:val="clear" w:color="auto" w:fill="FFFFFF"/>
              </w:rPr>
            </w:rPrChange>
          </w:rPr>
          <w:t>该斜率代表了</w:t>
        </w:r>
      </w:ins>
      <w:ins w:id="119" w:author="J Roger" w:date="2023-09-10T17:30:00Z">
        <w:r w:rsidR="00657031">
          <w:rPr>
            <w:rFonts w:ascii="宋体" w:hAnsi="宋体" w:hint="eastAsia"/>
            <w:color w:val="24292F"/>
            <w:shd w:val="clear" w:color="auto" w:fill="FFFFFF"/>
          </w:rPr>
          <w:t>该</w:t>
        </w:r>
      </w:ins>
      <w:ins w:id="120" w:author="J Roger" w:date="2023-09-10T17:29:00Z">
        <w:r w:rsidR="00657031" w:rsidRPr="00657031">
          <w:rPr>
            <w:rFonts w:ascii="宋体" w:hAnsi="宋体" w:hint="eastAsia"/>
            <w:color w:val="24292F"/>
            <w:shd w:val="clear" w:color="auto" w:fill="FFFFFF"/>
            <w:rPrChange w:id="121" w:author="J Roger" w:date="2023-09-10T17:30:00Z">
              <w:rPr>
                <w:rFonts w:ascii="ali-55" w:hAnsi="ali-55" w:hint="eastAsia"/>
                <w:color w:val="24292F"/>
                <w:sz w:val="21"/>
                <w:szCs w:val="21"/>
                <w:shd w:val="clear" w:color="auto" w:fill="FFFFFF"/>
              </w:rPr>
            </w:rPrChange>
          </w:rPr>
          <w:t>区域的电流密度相对于电势的变化率</w:t>
        </w:r>
      </w:ins>
      <w:ins w:id="122" w:author="J Roger" w:date="2023-09-10T17:31:00Z">
        <w:r w:rsidR="00DD22DC">
          <w:rPr>
            <w:rFonts w:ascii="宋体" w:hAnsi="宋体" w:hint="eastAsia"/>
            <w:color w:val="24292F"/>
            <w:shd w:val="clear" w:color="auto" w:fill="FFFFFF"/>
          </w:rPr>
          <w:t>。</w:t>
        </w:r>
      </w:ins>
      <w:r>
        <w:t>表明，</w:t>
      </w:r>
      <w:r>
        <w:t>RuIn</w:t>
      </w:r>
      <w:r w:rsidRPr="00197C58">
        <w:rPr>
          <w:vertAlign w:val="subscript"/>
        </w:rPr>
        <w:t>3</w:t>
      </w:r>
      <w:r>
        <w:t>/C</w:t>
      </w:r>
      <w:r>
        <w:t>上</w:t>
      </w:r>
      <w:r>
        <w:t>NRA</w:t>
      </w:r>
      <w:r>
        <w:t>的转化受到硝酸根吸附和活化的限制，而电极表面具有充足的硝酸根是有效吸附的先决条件，引入脉冲可以打破质量传递限制。</w:t>
      </w:r>
    </w:p>
    <w:p w14:paraId="1E1C87C2" w14:textId="77777777" w:rsidR="009E58DE" w:rsidRDefault="009E58DE" w:rsidP="009E58DE">
      <w:pPr>
        <w:pStyle w:val="Bf2"/>
      </w:pPr>
      <w:r>
        <w:t>现象：实验参数分别为（</w:t>
      </w:r>
      <w:proofErr w:type="spellStart"/>
      <w:r>
        <w:t>Ea</w:t>
      </w:r>
      <w:proofErr w:type="spellEnd"/>
      <w:r>
        <w:t xml:space="preserve"> = 0.6 V, </w:t>
      </w:r>
      <w:proofErr w:type="spellStart"/>
      <w:r>
        <w:t>Ec</w:t>
      </w:r>
      <w:proofErr w:type="spellEnd"/>
      <w:r>
        <w:t xml:space="preserve"> = </w:t>
      </w:r>
      <w:r>
        <w:rPr>
          <w:rFonts w:ascii="微软雅黑" w:eastAsia="微软雅黑" w:hAnsi="微软雅黑" w:cs="微软雅黑" w:hint="eastAsia"/>
        </w:rPr>
        <w:t>−</w:t>
      </w:r>
      <w:r>
        <w:t xml:space="preserve">0.1 V, ta =0.5 s, </w:t>
      </w:r>
      <w:proofErr w:type="spellStart"/>
      <w:r>
        <w:t>tc</w:t>
      </w:r>
      <w:proofErr w:type="spellEnd"/>
      <w:r>
        <w:t xml:space="preserve"> =4 s</w:t>
      </w:r>
      <w:r>
        <w:t>）。在电催化过程中，与恒电位条件相比，脉冲电位在性能上表现更出色。</w:t>
      </w:r>
      <w:proofErr w:type="spellStart"/>
      <w:r>
        <w:t>Ec</w:t>
      </w:r>
      <w:proofErr w:type="spellEnd"/>
      <w:r>
        <w:t>=-0.1V</w:t>
      </w:r>
      <w:r>
        <w:t>时，氨的法拉第效率提高了约</w:t>
      </w:r>
      <w:r>
        <w:t>40%</w:t>
      </w:r>
      <w:r>
        <w:t>（恒电位：</w:t>
      </w:r>
      <w:r>
        <w:t>65.8%</w:t>
      </w:r>
      <w:r>
        <w:t>，脉冲电位：</w:t>
      </w:r>
      <w:r>
        <w:t>97.6%</w:t>
      </w:r>
      <w:r>
        <w:t>），</w:t>
      </w:r>
      <w:proofErr w:type="spellStart"/>
      <w:r>
        <w:t>Ec</w:t>
      </w:r>
      <w:proofErr w:type="spellEnd"/>
      <w:r>
        <w:t>=-0.2V</w:t>
      </w:r>
      <w:r>
        <w:t>时，氨的产生速率最高提升了</w:t>
      </w:r>
      <w:r>
        <w:t>2.4</w:t>
      </w:r>
      <w:r>
        <w:t>倍（</w:t>
      </w:r>
      <w:r>
        <w:t>1.15 mmol/h/</w:t>
      </w:r>
      <w:proofErr w:type="spellStart"/>
      <w:r>
        <w:t>mgRu</w:t>
      </w:r>
      <w:proofErr w:type="spellEnd"/>
      <w:r>
        <w:t xml:space="preserve"> vs 2.72</w:t>
      </w:r>
      <w:r>
        <w:t>），</w:t>
      </w:r>
      <w:r>
        <w:t>NH</w:t>
      </w:r>
      <w:r w:rsidRPr="00197C58">
        <w:rPr>
          <w:vertAlign w:val="subscript"/>
        </w:rPr>
        <w:t>3</w:t>
      </w:r>
      <w:r>
        <w:t>电流密度提高</w:t>
      </w:r>
      <w:r>
        <w:t>3.1</w:t>
      </w:r>
      <w:r>
        <w:t>倍（</w:t>
      </w:r>
      <w:r>
        <w:t>8.9mA cm</w:t>
      </w:r>
      <w:r>
        <w:rPr>
          <w:rFonts w:ascii="微软雅黑" w:eastAsia="微软雅黑" w:hAnsi="微软雅黑" w:cs="微软雅黑" w:hint="eastAsia"/>
        </w:rPr>
        <w:t>−</w:t>
      </w:r>
      <w:r>
        <w:t>2 vs 27.3mA cm</w:t>
      </w:r>
      <w:r>
        <w:rPr>
          <w:rFonts w:ascii="微软雅黑" w:eastAsia="微软雅黑" w:hAnsi="微软雅黑" w:cs="微软雅黑" w:hint="eastAsia"/>
        </w:rPr>
        <w:t>−</w:t>
      </w:r>
      <w:r>
        <w:t>2</w:t>
      </w:r>
      <w:r>
        <w:t>）</w:t>
      </w:r>
      <w:r>
        <w:t>.</w:t>
      </w:r>
    </w:p>
    <w:p w14:paraId="4790F12C" w14:textId="48DDBB3B" w:rsidR="009E58DE" w:rsidRDefault="00197C58" w:rsidP="009E58DE">
      <w:pPr>
        <w:pStyle w:val="Bf2"/>
      </w:pPr>
      <w:r>
        <w:rPr>
          <w:rFonts w:hint="eastAsia"/>
        </w:rPr>
        <w:t>2</w:t>
      </w:r>
      <w:r>
        <w:t>.</w:t>
      </w:r>
      <w:r w:rsidR="009E58DE">
        <w:t>现象：通过</w:t>
      </w:r>
      <w:r w:rsidR="009E58DE" w:rsidRPr="00197C58">
        <w:rPr>
          <w:vertAlign w:val="superscript"/>
        </w:rPr>
        <w:t>15</w:t>
      </w:r>
      <w:r w:rsidR="009E58DE">
        <w:t>N</w:t>
      </w:r>
      <w:r w:rsidR="009E58DE">
        <w:t>和</w:t>
      </w:r>
      <w:r w:rsidR="009E58DE">
        <w:t>D</w:t>
      </w:r>
      <w:r w:rsidR="009E58DE">
        <w:t>同位素标记，证明生成</w:t>
      </w:r>
      <w:r w:rsidR="009E58DE">
        <w:t>NH</w:t>
      </w:r>
      <w:r w:rsidR="009E58DE" w:rsidRPr="00197C58">
        <w:rPr>
          <w:vertAlign w:val="subscript"/>
        </w:rPr>
        <w:t>4</w:t>
      </w:r>
      <w:r w:rsidR="009E58DE" w:rsidRPr="00197C58">
        <w:rPr>
          <w:vertAlign w:val="superscript"/>
        </w:rPr>
        <w:t>+</w:t>
      </w:r>
      <w:r w:rsidR="009E58DE">
        <w:t>的</w:t>
      </w:r>
      <w:r w:rsidR="009E58DE">
        <w:t>N</w:t>
      </w:r>
      <w:r w:rsidR="009E58DE">
        <w:t>和</w:t>
      </w:r>
      <w:r w:rsidR="009E58DE">
        <w:t>H</w:t>
      </w:r>
      <w:r w:rsidR="009E58DE">
        <w:t>来源于硝酸盐和</w:t>
      </w:r>
      <w:r w:rsidR="009E58DE">
        <w:t>H</w:t>
      </w:r>
      <w:r w:rsidR="009E58DE" w:rsidRPr="00197C58">
        <w:rPr>
          <w:vertAlign w:val="subscript"/>
        </w:rPr>
        <w:t>2</w:t>
      </w:r>
      <w:r w:rsidR="009E58DE">
        <w:t>O</w:t>
      </w:r>
      <w:r w:rsidR="009E58DE">
        <w:t>。</w:t>
      </w:r>
      <w:ins w:id="123" w:author="Yang Lei" w:date="2023-09-10T15:04:00Z">
        <w:r w:rsidR="00A012B0">
          <w:rPr>
            <w:rFonts w:hint="eastAsia"/>
          </w:rPr>
          <w:t>如何排除</w:t>
        </w:r>
        <w:r w:rsidR="00A012B0">
          <w:rPr>
            <w:rFonts w:hint="eastAsia"/>
          </w:rPr>
          <w:t>H</w:t>
        </w:r>
        <w:r w:rsidR="00A012B0">
          <w:rPr>
            <w:rFonts w:hint="eastAsia"/>
          </w:rPr>
          <w:t>不</w:t>
        </w:r>
      </w:ins>
      <w:ins w:id="124" w:author="Yang Lei" w:date="2023-09-10T15:03:00Z">
        <w:r w:rsidR="00A012B0">
          <w:rPr>
            <w:rFonts w:hint="eastAsia"/>
          </w:rPr>
          <w:t>是来自于</w:t>
        </w:r>
        <w:r w:rsidR="00A012B0">
          <w:rPr>
            <w:rFonts w:hint="eastAsia"/>
          </w:rPr>
          <w:t>O</w:t>
        </w:r>
        <w:r w:rsidR="00A012B0">
          <w:t>H</w:t>
        </w:r>
      </w:ins>
      <w:ins w:id="125" w:author="Yang Lei" w:date="2023-09-10T15:04:00Z">
        <w:r w:rsidR="00A012B0" w:rsidRPr="00A012B0">
          <w:rPr>
            <w:vertAlign w:val="superscript"/>
            <w:rPrChange w:id="126" w:author="Yang Lei" w:date="2023-09-10T15:04:00Z">
              <w:rPr/>
            </w:rPrChange>
          </w:rPr>
          <w:t>-</w:t>
        </w:r>
        <w:r w:rsidR="00A012B0">
          <w:t>?</w:t>
        </w:r>
      </w:ins>
      <w:ins w:id="127" w:author="J Roger" w:date="2023-09-10T21:26:00Z">
        <w:r w:rsidR="009664F7">
          <w:rPr>
            <w:rFonts w:hint="eastAsia"/>
          </w:rPr>
          <w:t>根据同位素标记</w:t>
        </w:r>
      </w:ins>
      <w:ins w:id="128" w:author="J Roger" w:date="2023-09-10T21:28:00Z">
        <w:r w:rsidR="009664F7">
          <w:rPr>
            <w:rFonts w:hint="eastAsia"/>
          </w:rPr>
          <w:t>法</w:t>
        </w:r>
      </w:ins>
      <w:ins w:id="129" w:author="J Roger" w:date="2023-09-10T21:26:00Z">
        <w:r w:rsidR="009664F7">
          <w:rPr>
            <w:rFonts w:hint="eastAsia"/>
          </w:rPr>
          <w:t>，观察</w:t>
        </w:r>
      </w:ins>
      <w:ins w:id="130" w:author="J Roger" w:date="2023-09-10T21:27:00Z">
        <w:r w:rsidR="009664F7">
          <w:rPr>
            <w:rFonts w:hint="eastAsia"/>
          </w:rPr>
          <w:t>N</w:t>
        </w:r>
        <w:r w:rsidR="009664F7">
          <w:t>H</w:t>
        </w:r>
        <w:r w:rsidR="009664F7" w:rsidRPr="009664F7">
          <w:rPr>
            <w:vertAlign w:val="subscript"/>
            <w:rPrChange w:id="131" w:author="J Roger" w:date="2023-09-10T21:27:00Z">
              <w:rPr/>
            </w:rPrChange>
          </w:rPr>
          <w:t>4</w:t>
        </w:r>
        <w:r w:rsidR="009664F7" w:rsidRPr="009664F7">
          <w:rPr>
            <w:vertAlign w:val="superscript"/>
            <w:rPrChange w:id="132" w:author="J Roger" w:date="2023-09-10T21:27:00Z">
              <w:rPr/>
            </w:rPrChange>
          </w:rPr>
          <w:t>+</w:t>
        </w:r>
        <w:r w:rsidR="009664F7">
          <w:rPr>
            <w:rFonts w:hint="eastAsia"/>
          </w:rPr>
          <w:t>中</w:t>
        </w:r>
      </w:ins>
      <w:ins w:id="133" w:author="J Roger" w:date="2023-09-10T21:26:00Z">
        <w:r w:rsidR="009664F7">
          <w:rPr>
            <w:rFonts w:hint="eastAsia"/>
          </w:rPr>
          <w:t>D</w:t>
        </w:r>
      </w:ins>
      <w:ins w:id="134" w:author="J Roger" w:date="2023-09-10T21:27:00Z">
        <w:r w:rsidR="009664F7">
          <w:rPr>
            <w:rFonts w:hint="eastAsia"/>
          </w:rPr>
          <w:t>同位素的</w:t>
        </w:r>
      </w:ins>
      <w:ins w:id="135" w:author="J Roger" w:date="2023-09-10T21:28:00Z">
        <w:r w:rsidR="009664F7">
          <w:rPr>
            <w:rFonts w:hint="eastAsia"/>
          </w:rPr>
          <w:t>分布</w:t>
        </w:r>
      </w:ins>
    </w:p>
    <w:p w14:paraId="1E80FAB4" w14:textId="5CEA67A1" w:rsidR="009E58DE" w:rsidRDefault="00197C58" w:rsidP="009E58DE">
      <w:pPr>
        <w:pStyle w:val="Bf2"/>
      </w:pPr>
      <w:r>
        <w:rPr>
          <w:rFonts w:hint="eastAsia"/>
        </w:rPr>
        <w:t>3</w:t>
      </w:r>
      <w:r>
        <w:t>.</w:t>
      </w:r>
      <w:r w:rsidR="009E58DE">
        <w:t>现象：用</w:t>
      </w:r>
      <w:r w:rsidR="009E58DE">
        <w:t>RuIn</w:t>
      </w:r>
      <w:r w:rsidR="009E58DE" w:rsidRPr="00197C58">
        <w:rPr>
          <w:vertAlign w:val="subscript"/>
        </w:rPr>
        <w:t>3</w:t>
      </w:r>
      <w:r w:rsidR="009E58DE">
        <w:t>/C</w:t>
      </w:r>
      <w:r w:rsidR="009E58DE">
        <w:t>通过脉冲电解方法生产</w:t>
      </w:r>
      <w:r w:rsidR="009E58DE">
        <w:t>1kg</w:t>
      </w:r>
      <w:ins w:id="136" w:author="Yang Lei" w:date="2023-09-10T15:04:00Z">
        <w:r w:rsidR="00993B5D">
          <w:t xml:space="preserve"> </w:t>
        </w:r>
      </w:ins>
      <w:r w:rsidR="009E58DE">
        <w:t>NH</w:t>
      </w:r>
      <w:r w:rsidR="009E58DE" w:rsidRPr="00197C58">
        <w:rPr>
          <w:vertAlign w:val="subscript"/>
        </w:rPr>
        <w:t>3</w:t>
      </w:r>
      <w:r w:rsidR="009E58DE">
        <w:t>的能耗和成本约为</w:t>
      </w:r>
      <w:r w:rsidR="009E58DE">
        <w:t>20.2</w:t>
      </w:r>
      <w:ins w:id="137" w:author="Yang Lei" w:date="2023-09-10T15:04:00Z">
        <w:r w:rsidR="00993B5D">
          <w:t xml:space="preserve"> </w:t>
        </w:r>
      </w:ins>
      <w:r w:rsidR="009E58DE">
        <w:t>kW h</w:t>
      </w:r>
      <w:r w:rsidR="009E58DE">
        <w:t>和</w:t>
      </w:r>
      <w:r w:rsidR="009E58DE">
        <w:t>0.61</w:t>
      </w:r>
      <w:r w:rsidR="009E58DE">
        <w:t>美元（基于可利用电费</w:t>
      </w:r>
      <w:r w:rsidR="009E58DE">
        <w:t>0.03</w:t>
      </w:r>
      <w:r w:rsidR="009E58DE">
        <w:t>美元</w:t>
      </w:r>
      <w:r w:rsidR="009E58DE">
        <w:t>kW</w:t>
      </w:r>
      <w:del w:id="138" w:author="Yang Lei" w:date="2023-09-10T15:04:00Z">
        <w:r w:rsidR="009E58DE" w:rsidDel="00993B5D">
          <w:delText>/</w:delText>
        </w:r>
      </w:del>
      <w:r w:rsidR="009E58DE">
        <w:t>h</w:t>
      </w:r>
      <w:r w:rsidR="009E58DE">
        <w:t>），低于目前的商业价格（约为</w:t>
      </w:r>
      <w:r w:rsidR="009E58DE">
        <w:t>1-1.5</w:t>
      </w:r>
      <w:r w:rsidR="009E58DE">
        <w:t>美元），从经济上证明了该技术的可行性。</w:t>
      </w:r>
    </w:p>
    <w:p w14:paraId="551E9D70" w14:textId="27967E48" w:rsidR="009E58DE" w:rsidRDefault="00197C58" w:rsidP="009E58DE">
      <w:pPr>
        <w:pStyle w:val="Bf2"/>
      </w:pPr>
      <w:r>
        <w:rPr>
          <w:rFonts w:hint="eastAsia"/>
        </w:rPr>
        <w:t>4</w:t>
      </w:r>
      <w:r>
        <w:t>.</w:t>
      </w:r>
      <w:r w:rsidR="009E58DE">
        <w:t>现象：当硝酸根浓度在</w:t>
      </w:r>
      <w:r w:rsidR="009E58DE">
        <w:t>2~200</w:t>
      </w:r>
      <w:ins w:id="139" w:author="Yang Lei" w:date="2023-09-10T15:04:00Z">
        <w:r w:rsidR="00993B5D">
          <w:t xml:space="preserve"> </w:t>
        </w:r>
      </w:ins>
      <w:r w:rsidR="009E58DE">
        <w:t>mM</w:t>
      </w:r>
      <w:r w:rsidR="009E58DE">
        <w:t>范围内，脉冲</w:t>
      </w:r>
      <w:r w:rsidR="009E58DE">
        <w:t>NRA</w:t>
      </w:r>
      <w:r w:rsidR="009E58DE">
        <w:t>表现良好；当硝酸根浓度较低时，提升效果更明显。</w:t>
      </w:r>
    </w:p>
    <w:p w14:paraId="128AA78F" w14:textId="77777777" w:rsidR="009E58DE" w:rsidRDefault="009E58DE" w:rsidP="009E58DE">
      <w:pPr>
        <w:pStyle w:val="Bf2"/>
      </w:pPr>
      <w:r>
        <w:t>分析：表明脉冲电解技术更适合处理低浓度硝酸根。</w:t>
      </w:r>
    </w:p>
    <w:p w14:paraId="6C4AD291" w14:textId="31C314B9" w:rsidR="009E58DE" w:rsidRDefault="00197C58" w:rsidP="009E58DE">
      <w:pPr>
        <w:pStyle w:val="Bf2"/>
      </w:pPr>
      <w:r>
        <w:rPr>
          <w:rFonts w:hint="eastAsia"/>
        </w:rPr>
        <w:t>5</w:t>
      </w:r>
      <w:r>
        <w:t>.</w:t>
      </w:r>
      <w:r w:rsidR="009E58DE">
        <w:t>现象：</w:t>
      </w:r>
      <w:r w:rsidR="009E58DE">
        <w:t>RuIn</w:t>
      </w:r>
      <w:r w:rsidR="009E58DE" w:rsidRPr="00197C58">
        <w:rPr>
          <w:vertAlign w:val="subscript"/>
        </w:rPr>
        <w:t>3</w:t>
      </w:r>
      <w:r w:rsidR="009E58DE">
        <w:t>/C</w:t>
      </w:r>
      <w:r w:rsidR="009E58DE">
        <w:t>的氨法拉第效率、产生速率和整体结晶结构，在十循环稳定性试验中保持良好。</w:t>
      </w:r>
    </w:p>
    <w:p w14:paraId="0D7CF8AB" w14:textId="22FCDD6B" w:rsidR="009E58DE" w:rsidRDefault="00197C58" w:rsidP="009E58DE">
      <w:pPr>
        <w:pStyle w:val="Bf2"/>
      </w:pPr>
      <w:r>
        <w:rPr>
          <w:rFonts w:hint="eastAsia"/>
        </w:rPr>
        <w:t>6</w:t>
      </w:r>
      <w:r>
        <w:t>.</w:t>
      </w:r>
      <w:r w:rsidR="009E58DE">
        <w:t>现象：在脉冲条件下，硝酸根浓度能一直降低到</w:t>
      </w:r>
      <w:r w:rsidR="009E58DE">
        <w:t>0.35</w:t>
      </w:r>
      <w:ins w:id="140" w:author="Yang Lei" w:date="2023-09-10T15:05:00Z">
        <w:r w:rsidR="00993B5D">
          <w:t xml:space="preserve"> </w:t>
        </w:r>
      </w:ins>
      <w:r w:rsidR="009E58DE">
        <w:t>mM</w:t>
      </w:r>
      <w:r w:rsidR="009E58DE">
        <w:t>，该值低于排放标准（</w:t>
      </w:r>
      <w:r w:rsidR="009E58DE">
        <w:t>0.81</w:t>
      </w:r>
      <w:ins w:id="141" w:author="Yang Lei" w:date="2023-09-10T15:05:00Z">
        <w:r w:rsidR="00993B5D">
          <w:t xml:space="preserve"> </w:t>
        </w:r>
      </w:ins>
      <w:r w:rsidR="009E58DE">
        <w:t>mM</w:t>
      </w:r>
      <w:r w:rsidR="009E58DE">
        <w:t>），而在恒电位下，残留浓度远未达到排放标准。</w:t>
      </w:r>
    </w:p>
    <w:p w14:paraId="177F19C7" w14:textId="1CECA004" w:rsidR="00626F68" w:rsidRDefault="009E58DE" w:rsidP="00626F68">
      <w:pPr>
        <w:pStyle w:val="B8"/>
        <w:rPr>
          <w:rFonts w:ascii="宋体" w:eastAsia="宋体" w:hAnsi="宋体"/>
          <w:b/>
          <w:bCs/>
        </w:rPr>
      </w:pPr>
      <w:r w:rsidRPr="009E58DE">
        <w:rPr>
          <w:rFonts w:ascii="宋体" w:eastAsia="宋体" w:hAnsi="宋体"/>
          <w:b/>
          <w:bCs/>
        </w:rPr>
        <w:t>RuIn</w:t>
      </w:r>
      <w:r w:rsidRPr="00197C58">
        <w:rPr>
          <w:rFonts w:ascii="宋体" w:eastAsia="宋体" w:hAnsi="宋体"/>
          <w:b/>
          <w:bCs/>
          <w:vertAlign w:val="subscript"/>
        </w:rPr>
        <w:t>3</w:t>
      </w:r>
      <w:r w:rsidRPr="009E58DE">
        <w:rPr>
          <w:rFonts w:ascii="宋体" w:eastAsia="宋体" w:hAnsi="宋体"/>
          <w:b/>
          <w:bCs/>
        </w:rPr>
        <w:t>/C上脉冲NRA的机制分析</w:t>
      </w:r>
    </w:p>
    <w:p w14:paraId="4F221DBF" w14:textId="77307024" w:rsidR="009E58DE" w:rsidRDefault="00197C58" w:rsidP="009E58DE">
      <w:pPr>
        <w:pStyle w:val="Bf2"/>
      </w:pPr>
      <w:r>
        <w:rPr>
          <w:rFonts w:hint="eastAsia"/>
        </w:rPr>
        <w:t>1</w:t>
      </w:r>
      <w:r>
        <w:t>.</w:t>
      </w:r>
      <w:r w:rsidR="009E58DE">
        <w:t>现象：</w:t>
      </w:r>
      <w:proofErr w:type="gramStart"/>
      <w:r w:rsidR="009E58DE">
        <w:t>恒</w:t>
      </w:r>
      <w:proofErr w:type="gramEnd"/>
      <w:r w:rsidR="009E58DE">
        <w:t>电位和脉冲电位下，</w:t>
      </w:r>
      <w:r w:rsidR="009E58DE">
        <w:t>RuIn</w:t>
      </w:r>
      <w:r w:rsidR="009E58DE" w:rsidRPr="00197C58">
        <w:rPr>
          <w:vertAlign w:val="subscript"/>
        </w:rPr>
        <w:t>3</w:t>
      </w:r>
      <w:r w:rsidR="009E58DE">
        <w:t>/C</w:t>
      </w:r>
      <w:r w:rsidR="009E58DE">
        <w:t>的</w:t>
      </w:r>
      <w:r w:rsidR="009E58DE">
        <w:t>XRD</w:t>
      </w:r>
      <w:r w:rsidR="009E58DE">
        <w:t>图谱相同。</w:t>
      </w:r>
    </w:p>
    <w:p w14:paraId="6ADC048C" w14:textId="632768C3" w:rsidR="009E58DE" w:rsidRDefault="009E58DE" w:rsidP="009E58DE">
      <w:pPr>
        <w:pStyle w:val="Bf2"/>
      </w:pPr>
      <w:r>
        <w:t>分析：表明在性能测试中</w:t>
      </w:r>
      <w:r>
        <w:t>RuIn</w:t>
      </w:r>
      <w:r w:rsidRPr="00025C10">
        <w:rPr>
          <w:vertAlign w:val="subscript"/>
        </w:rPr>
        <w:t>3</w:t>
      </w:r>
      <w:r>
        <w:t>/C</w:t>
      </w:r>
      <w:r w:rsidR="00025C10">
        <w:rPr>
          <w:rFonts w:hint="eastAsia"/>
        </w:rPr>
        <w:t>仍然</w:t>
      </w:r>
      <w:r>
        <w:t>保持了</w:t>
      </w:r>
      <w:r w:rsidR="00025C10">
        <w:rPr>
          <w:rFonts w:hint="eastAsia"/>
        </w:rPr>
        <w:t>大部分</w:t>
      </w:r>
      <w:r>
        <w:t>金属间的结构。</w:t>
      </w:r>
    </w:p>
    <w:p w14:paraId="15A758BC" w14:textId="4260F08C" w:rsidR="009E58DE" w:rsidRDefault="00025C10" w:rsidP="009E58DE">
      <w:pPr>
        <w:pStyle w:val="Bf2"/>
      </w:pPr>
      <w:r>
        <w:rPr>
          <w:rFonts w:hint="eastAsia"/>
        </w:rPr>
        <w:t>2</w:t>
      </w:r>
      <w:r>
        <w:t>.</w:t>
      </w:r>
      <w:r w:rsidR="009E58DE">
        <w:t>现象：将</w:t>
      </w:r>
      <w:r w:rsidR="009E58DE">
        <w:t>RuIn</w:t>
      </w:r>
      <w:r w:rsidR="009E58DE" w:rsidRPr="00025C10">
        <w:rPr>
          <w:vertAlign w:val="subscript"/>
        </w:rPr>
        <w:t>3</w:t>
      </w:r>
      <w:r w:rsidR="009E58DE">
        <w:t>/C</w:t>
      </w:r>
      <w:r w:rsidR="009E58DE">
        <w:t>与</w:t>
      </w:r>
      <w:r w:rsidR="009E58DE">
        <w:t>Ru/C</w:t>
      </w:r>
      <w:r w:rsidR="009E58DE">
        <w:t>、</w:t>
      </w:r>
      <w:r w:rsidR="009E58DE">
        <w:t>In/C</w:t>
      </w:r>
      <w:r w:rsidR="009E58DE">
        <w:t>相对比，发现在相同条件下，后两者对</w:t>
      </w:r>
      <w:r w:rsidR="009E58DE">
        <w:t>NRA</w:t>
      </w:r>
      <w:r w:rsidR="009E58DE">
        <w:t>的活性可以忽略不计。</w:t>
      </w:r>
    </w:p>
    <w:p w14:paraId="5003F119" w14:textId="21D663EE" w:rsidR="009E58DE" w:rsidDel="00B76271" w:rsidRDefault="009E58DE" w:rsidP="009E58DE">
      <w:pPr>
        <w:pStyle w:val="Bf2"/>
        <w:rPr>
          <w:del w:id="142" w:author="J Roger" w:date="2023-09-10T22:00:00Z"/>
        </w:rPr>
      </w:pPr>
      <w:r>
        <w:t>分析：</w:t>
      </w:r>
      <w:r>
        <w:t>XPS</w:t>
      </w:r>
      <w:r>
        <w:t>和拉曼光谱表明，</w:t>
      </w:r>
      <w:r>
        <w:t>RuIn</w:t>
      </w:r>
      <w:r w:rsidRPr="00025C10">
        <w:rPr>
          <w:vertAlign w:val="subscript"/>
        </w:rPr>
        <w:t>3</w:t>
      </w:r>
      <w:r>
        <w:t>/C</w:t>
      </w:r>
      <w:r>
        <w:t>表面占优势的物质，在</w:t>
      </w:r>
      <w:r>
        <w:t>-0.1V</w:t>
      </w:r>
      <w:r>
        <w:t>下（</w:t>
      </w:r>
      <w:proofErr w:type="spellStart"/>
      <w:r>
        <w:t>Ec</w:t>
      </w:r>
      <w:proofErr w:type="spellEnd"/>
      <w:r>
        <w:t>）是</w:t>
      </w:r>
      <w:r>
        <w:t>Ru</w:t>
      </w:r>
      <w:r w:rsidRPr="00025C10">
        <w:rPr>
          <w:vertAlign w:val="superscript"/>
        </w:rPr>
        <w:t>0</w:t>
      </w:r>
      <w:r>
        <w:t>，在</w:t>
      </w:r>
      <w:r>
        <w:t>+0.6V</w:t>
      </w:r>
      <w:r>
        <w:t>下（</w:t>
      </w:r>
      <w:proofErr w:type="spellStart"/>
      <w:r>
        <w:t>Ea</w:t>
      </w:r>
      <w:proofErr w:type="spellEnd"/>
      <w:r>
        <w:t>）是</w:t>
      </w:r>
      <w:r>
        <w:t>Ru</w:t>
      </w:r>
      <w:r w:rsidRPr="00025C10">
        <w:rPr>
          <w:vertAlign w:val="superscript"/>
        </w:rPr>
        <w:t>4+</w:t>
      </w:r>
      <w:r>
        <w:t>；发现在</w:t>
      </w:r>
      <w:r>
        <w:t>0.6V</w:t>
      </w:r>
      <w:r>
        <w:t>下，</w:t>
      </w:r>
      <w:r>
        <w:t>RuIn</w:t>
      </w:r>
      <w:r w:rsidRPr="00025C10">
        <w:rPr>
          <w:vertAlign w:val="subscript"/>
        </w:rPr>
        <w:t>3</w:t>
      </w:r>
      <w:r>
        <w:t>/C</w:t>
      </w:r>
      <w:r>
        <w:t>和</w:t>
      </w:r>
      <w:r>
        <w:t>Ru/C</w:t>
      </w:r>
      <w:r>
        <w:t>并没有表现出</w:t>
      </w:r>
      <w:r>
        <w:t>NRA</w:t>
      </w:r>
      <w:r>
        <w:t>的性能。</w:t>
      </w:r>
      <w:ins w:id="143" w:author="Yang Lei" w:date="2023-09-10T15:06:00Z">
        <w:r w:rsidR="00771B58">
          <w:rPr>
            <w:rFonts w:hint="eastAsia"/>
          </w:rPr>
          <w:t>为什么电位对电催化硝酸根还原性能有影响</w:t>
        </w:r>
      </w:ins>
      <w:ins w:id="144" w:author="J Roger" w:date="2023-09-10T21:57:00Z">
        <w:r w:rsidR="00B76271">
          <w:rPr>
            <w:rFonts w:hint="eastAsia"/>
          </w:rPr>
          <w:t xml:space="preserve"> </w:t>
        </w:r>
      </w:ins>
      <w:ins w:id="145" w:author="J Roger" w:date="2023-09-10T23:09:00Z">
        <w:r w:rsidR="00224322">
          <w:rPr>
            <w:rFonts w:hint="eastAsia"/>
          </w:rPr>
          <w:t>根据上网搜索和</w:t>
        </w:r>
      </w:ins>
      <w:ins w:id="146" w:author="J Roger" w:date="2023-09-10T21:57:00Z">
        <w:r w:rsidR="00B76271">
          <w:rPr>
            <w:rFonts w:hint="eastAsia"/>
          </w:rPr>
          <w:t>学生的理解</w:t>
        </w:r>
      </w:ins>
      <w:ins w:id="147" w:author="J Roger" w:date="2023-09-10T23:09:00Z">
        <w:r w:rsidR="00224322">
          <w:rPr>
            <w:rFonts w:hint="eastAsia"/>
          </w:rPr>
          <w:t>：</w:t>
        </w:r>
      </w:ins>
      <w:ins w:id="148" w:author="J Roger" w:date="2023-09-11T11:40:00Z">
        <w:r w:rsidR="0002116E">
          <w:rPr>
            <w:rFonts w:hint="eastAsia"/>
          </w:rPr>
          <w:t>电极电位</w:t>
        </w:r>
      </w:ins>
      <w:ins w:id="149" w:author="J Roger" w:date="2023-09-11T11:41:00Z">
        <w:r w:rsidR="0002116E">
          <w:rPr>
            <w:rFonts w:hint="eastAsia"/>
          </w:rPr>
          <w:t>为负表明为还原</w:t>
        </w:r>
      </w:ins>
      <w:ins w:id="150" w:author="J Roger" w:date="2023-09-11T11:43:00Z">
        <w:r w:rsidR="0002116E">
          <w:rPr>
            <w:rFonts w:hint="eastAsia"/>
          </w:rPr>
          <w:t>，</w:t>
        </w:r>
      </w:ins>
      <w:ins w:id="151" w:author="J Roger" w:date="2023-09-11T11:40:00Z">
        <w:r w:rsidR="0002116E">
          <w:rPr>
            <w:rFonts w:hint="eastAsia"/>
          </w:rPr>
          <w:t>数值越</w:t>
        </w:r>
        <w:proofErr w:type="gramStart"/>
        <w:r w:rsidR="0002116E">
          <w:rPr>
            <w:rFonts w:hint="eastAsia"/>
          </w:rPr>
          <w:t>小</w:t>
        </w:r>
      </w:ins>
      <w:ins w:id="152" w:author="J Roger" w:date="2023-09-11T11:43:00Z">
        <w:r w:rsidR="0002116E">
          <w:rPr>
            <w:rFonts w:hint="eastAsia"/>
          </w:rPr>
          <w:t>表明</w:t>
        </w:r>
        <w:proofErr w:type="gramEnd"/>
        <w:r w:rsidR="0002116E">
          <w:rPr>
            <w:rFonts w:hint="eastAsia"/>
          </w:rPr>
          <w:t>还原</w:t>
        </w:r>
      </w:ins>
      <w:ins w:id="153" w:author="J Roger" w:date="2023-09-11T11:44:00Z">
        <w:r w:rsidR="0002116E">
          <w:rPr>
            <w:rFonts w:hint="eastAsia"/>
          </w:rPr>
          <w:t>能力越强</w:t>
        </w:r>
      </w:ins>
      <w:ins w:id="154" w:author="J Roger" w:date="2023-09-11T11:57:00Z">
        <w:r w:rsidR="0091168D">
          <w:rPr>
            <w:rFonts w:hint="eastAsia"/>
          </w:rPr>
          <w:t>。</w:t>
        </w:r>
      </w:ins>
      <w:ins w:id="155" w:author="J Roger" w:date="2023-09-11T12:17:00Z">
        <w:r w:rsidR="00B63E5E">
          <w:rPr>
            <w:rFonts w:hint="eastAsia"/>
          </w:rPr>
          <w:t>但我还是不太明白这部分，后续会补充</w:t>
        </w:r>
      </w:ins>
      <w:ins w:id="156" w:author="J Roger" w:date="2023-09-11T12:18:00Z">
        <w:r w:rsidR="00B63E5E">
          <w:rPr>
            <w:rFonts w:hint="eastAsia"/>
          </w:rPr>
          <w:t>电化学相关知识。</w:t>
        </w:r>
      </w:ins>
    </w:p>
    <w:p w14:paraId="42452CE4" w14:textId="6F6F77DF" w:rsidR="009E58DE" w:rsidRPr="00771B58" w:rsidRDefault="009E58DE" w:rsidP="009E58DE">
      <w:pPr>
        <w:pStyle w:val="Bf2"/>
      </w:pPr>
      <w:r>
        <w:t>结论：</w:t>
      </w:r>
      <w:r>
        <w:t>NRA</w:t>
      </w:r>
      <w:r>
        <w:t>过程中，活性物质是金属</w:t>
      </w:r>
      <w:r>
        <w:t>Ru</w:t>
      </w:r>
      <w:r w:rsidRPr="00025C10">
        <w:rPr>
          <w:vertAlign w:val="superscript"/>
        </w:rPr>
        <w:t>0</w:t>
      </w:r>
      <w:r>
        <w:t>而不是</w:t>
      </w:r>
      <w:r>
        <w:t>Ru</w:t>
      </w:r>
      <w:r w:rsidRPr="00025C10">
        <w:rPr>
          <w:vertAlign w:val="superscript"/>
        </w:rPr>
        <w:t>4+</w:t>
      </w:r>
      <w:ins w:id="157" w:author="Yang Lei" w:date="2023-09-10T15:07:00Z">
        <w:r w:rsidR="00771B58">
          <w:rPr>
            <w:rFonts w:hint="eastAsia"/>
          </w:rPr>
          <w:t>。</w:t>
        </w:r>
        <w:r w:rsidR="00771B58">
          <w:rPr>
            <w:rFonts w:hint="eastAsia"/>
          </w:rPr>
          <w:t xml:space="preserve"> </w:t>
        </w:r>
        <w:r w:rsidR="00771B58">
          <w:t>XPS</w:t>
        </w:r>
        <w:r w:rsidR="00771B58">
          <w:rPr>
            <w:rFonts w:hint="eastAsia"/>
          </w:rPr>
          <w:t>表示</w:t>
        </w:r>
        <w:r w:rsidR="00771B58">
          <w:rPr>
            <w:rFonts w:hint="eastAsia"/>
          </w:rPr>
          <w:t>Ru</w:t>
        </w:r>
        <w:r w:rsidR="00771B58">
          <w:rPr>
            <w:rFonts w:hint="eastAsia"/>
          </w:rPr>
          <w:t>是以金属颗粒形态存在的，那么</w:t>
        </w:r>
        <w:r w:rsidR="00771B58">
          <w:rPr>
            <w:rFonts w:hint="eastAsia"/>
          </w:rPr>
          <w:t>Ru</w:t>
        </w:r>
        <w:r w:rsidR="00771B58" w:rsidRPr="00771B58">
          <w:rPr>
            <w:vertAlign w:val="superscript"/>
            <w:rPrChange w:id="158" w:author="Yang Lei" w:date="2023-09-10T15:07:00Z">
              <w:rPr/>
            </w:rPrChange>
          </w:rPr>
          <w:t>4+</w:t>
        </w:r>
        <w:r w:rsidR="00771B58">
          <w:rPr>
            <w:rFonts w:hint="eastAsia"/>
          </w:rPr>
          <w:t>是如何形成的？</w:t>
        </w:r>
      </w:ins>
      <w:ins w:id="159" w:author="J Roger" w:date="2023-09-10T23:32:00Z">
        <w:r w:rsidR="000A7321">
          <w:rPr>
            <w:rFonts w:hint="eastAsia"/>
          </w:rPr>
          <w:t>如果阳极材料也为</w:t>
        </w:r>
      </w:ins>
      <w:ins w:id="160" w:author="J Roger" w:date="2023-09-10T23:33:00Z">
        <w:r w:rsidR="000A7321">
          <w:t>RuIn</w:t>
        </w:r>
        <w:r w:rsidR="000A7321" w:rsidRPr="00025C10">
          <w:rPr>
            <w:vertAlign w:val="subscript"/>
          </w:rPr>
          <w:t>3</w:t>
        </w:r>
        <w:r w:rsidR="000A7321">
          <w:t>/C</w:t>
        </w:r>
        <w:r w:rsidR="000A7321">
          <w:rPr>
            <w:rFonts w:hint="eastAsia"/>
          </w:rPr>
          <w:t>，那么学生认为是阳极的氧化电位导致</w:t>
        </w:r>
        <w:r w:rsidR="000A7321">
          <w:rPr>
            <w:rFonts w:hint="eastAsia"/>
          </w:rPr>
          <w:t>Ru</w:t>
        </w:r>
      </w:ins>
      <w:ins w:id="161" w:author="J Roger" w:date="2023-09-10T23:34:00Z">
        <w:r w:rsidR="000A7321">
          <w:rPr>
            <w:rFonts w:hint="eastAsia"/>
          </w:rPr>
          <w:t>失电子形成的一种</w:t>
        </w:r>
        <w:r w:rsidR="000A7321">
          <w:rPr>
            <w:rFonts w:hint="eastAsia"/>
          </w:rPr>
          <w:t>Ru</w:t>
        </w:r>
        <w:r w:rsidR="000A7321" w:rsidRPr="000A7321">
          <w:rPr>
            <w:vertAlign w:val="superscript"/>
            <w:rPrChange w:id="162" w:author="J Roger" w:date="2023-09-10T23:34:00Z">
              <w:rPr/>
            </w:rPrChange>
          </w:rPr>
          <w:t>4+</w:t>
        </w:r>
        <w:r w:rsidR="000A7321">
          <w:rPr>
            <w:rFonts w:hint="eastAsia"/>
          </w:rPr>
          <w:t>的状态</w:t>
        </w:r>
      </w:ins>
    </w:p>
    <w:p w14:paraId="72D7F460" w14:textId="39A3AACE" w:rsidR="009E58DE" w:rsidRDefault="00025C10" w:rsidP="009E58DE">
      <w:pPr>
        <w:pStyle w:val="Bf2"/>
      </w:pPr>
      <w:r>
        <w:rPr>
          <w:rFonts w:hint="eastAsia"/>
        </w:rPr>
        <w:t>3</w:t>
      </w:r>
      <w:r>
        <w:t>.</w:t>
      </w:r>
      <w:r w:rsidR="009E58DE">
        <w:t>现象：电解前后表面的</w:t>
      </w:r>
      <w:r w:rsidR="009E58DE">
        <w:t>In</w:t>
      </w:r>
      <w:r w:rsidR="009E58DE">
        <w:t>主要以氧</w:t>
      </w:r>
      <w:proofErr w:type="gramStart"/>
      <w:r w:rsidR="009E58DE">
        <w:t>化态形式</w:t>
      </w:r>
      <w:proofErr w:type="gramEnd"/>
      <w:r w:rsidR="009E58DE">
        <w:t>存在。</w:t>
      </w:r>
    </w:p>
    <w:p w14:paraId="61C70700" w14:textId="2A61E9D8" w:rsidR="009E58DE" w:rsidRDefault="009E58DE" w:rsidP="009E58DE">
      <w:pPr>
        <w:pStyle w:val="Bf2"/>
      </w:pPr>
      <w:r>
        <w:t>分析：可能是因为从热力学角度，</w:t>
      </w:r>
      <w:r>
        <w:t>In</w:t>
      </w:r>
      <w:r w:rsidRPr="00025C10">
        <w:rPr>
          <w:vertAlign w:val="subscript"/>
        </w:rPr>
        <w:t>2</w:t>
      </w:r>
      <w:r>
        <w:t>O</w:t>
      </w:r>
      <w:r w:rsidRPr="00025C10">
        <w:rPr>
          <w:vertAlign w:val="subscript"/>
        </w:rPr>
        <w:t>3</w:t>
      </w:r>
      <w:r>
        <w:t>/In</w:t>
      </w:r>
      <w:r>
        <w:t>之间转化较为困难（</w:t>
      </w:r>
      <w:r>
        <w:t>E=-1.034V vs SHE</w:t>
      </w:r>
      <w:r>
        <w:t>）。</w:t>
      </w:r>
      <w:ins w:id="163" w:author="Yang Lei" w:date="2023-09-10T15:08:00Z">
        <w:r w:rsidR="00771B58">
          <w:t>M</w:t>
        </w:r>
        <w:r w:rsidR="00771B58">
          <w:rPr>
            <w:rFonts w:hint="eastAsia"/>
          </w:rPr>
          <w:t>ake</w:t>
        </w:r>
        <w:r w:rsidR="00771B58">
          <w:t xml:space="preserve"> sense!</w:t>
        </w:r>
      </w:ins>
      <w:ins w:id="164" w:author="J Roger" w:date="2023-09-11T12:17:00Z">
        <w:r w:rsidR="00B63E5E">
          <w:t xml:space="preserve"> </w:t>
        </w:r>
      </w:ins>
      <w:ins w:id="165" w:author="J Roger" w:date="2023-09-11T12:06:00Z">
        <w:r w:rsidR="003B5D8B">
          <w:rPr>
            <w:rFonts w:hint="eastAsia"/>
          </w:rPr>
          <w:t>学生的理解是，</w:t>
        </w:r>
      </w:ins>
      <w:ins w:id="166" w:author="J Roger" w:date="2023-09-11T12:07:00Z">
        <w:r w:rsidR="003B5D8B">
          <w:rPr>
            <w:rFonts w:hint="eastAsia"/>
          </w:rPr>
          <w:t>因为</w:t>
        </w:r>
        <w:r w:rsidR="003B5D8B">
          <w:t>In</w:t>
        </w:r>
        <w:r w:rsidR="003B5D8B" w:rsidRPr="00025C10">
          <w:rPr>
            <w:vertAlign w:val="subscript"/>
          </w:rPr>
          <w:t>2</w:t>
        </w:r>
        <w:r w:rsidR="003B5D8B">
          <w:t>O</w:t>
        </w:r>
        <w:r w:rsidR="003B5D8B" w:rsidRPr="00025C10">
          <w:rPr>
            <w:vertAlign w:val="subscript"/>
          </w:rPr>
          <w:t>3</w:t>
        </w:r>
        <w:r w:rsidR="003B5D8B">
          <w:t>/In</w:t>
        </w:r>
        <w:proofErr w:type="gramStart"/>
        <w:r w:rsidR="003B5D8B">
          <w:rPr>
            <w:rFonts w:hint="eastAsia"/>
          </w:rPr>
          <w:t>电对之间</w:t>
        </w:r>
        <w:proofErr w:type="gramEnd"/>
        <w:r w:rsidR="003B5D8B">
          <w:t>E</w:t>
        </w:r>
        <w:r w:rsidR="003B5D8B">
          <w:rPr>
            <w:rFonts w:hint="eastAsia"/>
          </w:rPr>
          <w:t>＜</w:t>
        </w:r>
        <w:r w:rsidR="003B5D8B">
          <w:rPr>
            <w:rFonts w:hint="eastAsia"/>
          </w:rPr>
          <w:t>0</w:t>
        </w:r>
      </w:ins>
      <w:ins w:id="167" w:author="J Roger" w:date="2023-09-11T12:14:00Z">
        <w:r w:rsidR="00B63E5E">
          <w:rPr>
            <w:rFonts w:hint="eastAsia"/>
          </w:rPr>
          <w:t>且较小</w:t>
        </w:r>
      </w:ins>
      <w:ins w:id="168" w:author="J Roger" w:date="2023-09-11T12:10:00Z">
        <w:r w:rsidR="00B63E5E">
          <w:rPr>
            <w:rFonts w:hint="eastAsia"/>
          </w:rPr>
          <w:t>，所以</w:t>
        </w:r>
        <w:r w:rsidR="00B63E5E">
          <w:rPr>
            <w:rFonts w:hint="eastAsia"/>
          </w:rPr>
          <w:t>In</w:t>
        </w:r>
        <w:r w:rsidR="00B63E5E" w:rsidRPr="00B63E5E">
          <w:rPr>
            <w:vertAlign w:val="subscript"/>
            <w:rPrChange w:id="169" w:author="J Roger" w:date="2023-09-11T12:15:00Z">
              <w:rPr/>
            </w:rPrChange>
          </w:rPr>
          <w:t>2</w:t>
        </w:r>
        <w:r w:rsidR="00B63E5E">
          <w:t>O</w:t>
        </w:r>
        <w:r w:rsidR="00B63E5E" w:rsidRPr="00B63E5E">
          <w:rPr>
            <w:vertAlign w:val="subscript"/>
            <w:rPrChange w:id="170" w:author="J Roger" w:date="2023-09-11T12:15:00Z">
              <w:rPr/>
            </w:rPrChange>
          </w:rPr>
          <w:t>3</w:t>
        </w:r>
        <w:r w:rsidR="00B63E5E">
          <w:rPr>
            <w:rFonts w:hint="eastAsia"/>
          </w:rPr>
          <w:t>得电子</w:t>
        </w:r>
      </w:ins>
      <w:ins w:id="171" w:author="J Roger" w:date="2023-09-11T12:16:00Z">
        <w:r w:rsidR="00B63E5E">
          <w:rPr>
            <w:rFonts w:hint="eastAsia"/>
          </w:rPr>
          <w:t>自发地</w:t>
        </w:r>
      </w:ins>
      <w:ins w:id="172" w:author="J Roger" w:date="2023-09-11T12:10:00Z">
        <w:r w:rsidR="00B63E5E">
          <w:rPr>
            <w:rFonts w:hint="eastAsia"/>
          </w:rPr>
          <w:t>向</w:t>
        </w:r>
        <w:r w:rsidR="00B63E5E">
          <w:rPr>
            <w:rFonts w:hint="eastAsia"/>
          </w:rPr>
          <w:t>In</w:t>
        </w:r>
        <w:r w:rsidR="00B63E5E">
          <w:rPr>
            <w:rFonts w:hint="eastAsia"/>
          </w:rPr>
          <w:t>的转化</w:t>
        </w:r>
      </w:ins>
      <w:ins w:id="173" w:author="J Roger" w:date="2023-09-11T12:14:00Z">
        <w:r w:rsidR="00B63E5E">
          <w:rPr>
            <w:rFonts w:hint="eastAsia"/>
          </w:rPr>
          <w:t>越困难</w:t>
        </w:r>
      </w:ins>
      <w:ins w:id="174" w:author="J Roger" w:date="2023-09-11T12:16:00Z">
        <w:r w:rsidR="00B63E5E">
          <w:rPr>
            <w:rFonts w:hint="eastAsia"/>
          </w:rPr>
          <w:t>。</w:t>
        </w:r>
      </w:ins>
    </w:p>
    <w:p w14:paraId="2B647C38" w14:textId="63834EB5" w:rsidR="009E58DE" w:rsidRDefault="00025C10" w:rsidP="009E58DE">
      <w:pPr>
        <w:pStyle w:val="Bf2"/>
      </w:pPr>
      <w:r>
        <w:rPr>
          <w:rFonts w:hint="eastAsia"/>
        </w:rPr>
        <w:t>4</w:t>
      </w:r>
      <w:r>
        <w:t>.</w:t>
      </w:r>
      <w:r w:rsidR="009E58DE">
        <w:t>现象：进行了理论模拟来解释</w:t>
      </w:r>
      <w:r w:rsidR="009E58DE">
        <w:t>In</w:t>
      </w:r>
      <w:r w:rsidR="009E58DE" w:rsidRPr="00025C10">
        <w:rPr>
          <w:vertAlign w:val="subscript"/>
        </w:rPr>
        <w:t>2</w:t>
      </w:r>
      <w:r w:rsidR="009E58DE">
        <w:t>O</w:t>
      </w:r>
      <w:r w:rsidR="009E58DE" w:rsidRPr="00025C10">
        <w:rPr>
          <w:vertAlign w:val="subscript"/>
        </w:rPr>
        <w:t>3</w:t>
      </w:r>
      <w:r w:rsidR="009E58DE">
        <w:t>的作用。</w:t>
      </w:r>
      <w:r w:rsidR="009E58DE">
        <w:t>In</w:t>
      </w:r>
      <w:r w:rsidR="009E58DE" w:rsidRPr="00025C10">
        <w:rPr>
          <w:vertAlign w:val="subscript"/>
        </w:rPr>
        <w:t>2</w:t>
      </w:r>
      <w:r w:rsidR="009E58DE">
        <w:t>O</w:t>
      </w:r>
      <w:r w:rsidR="009E58DE" w:rsidRPr="00025C10">
        <w:rPr>
          <w:vertAlign w:val="subscript"/>
        </w:rPr>
        <w:t>3</w:t>
      </w:r>
      <w:r w:rsidR="009E58DE">
        <w:t>存在时，</w:t>
      </w:r>
      <w:r w:rsidR="009E58DE">
        <w:t>NO</w:t>
      </w:r>
      <w:r w:rsidR="009E58DE" w:rsidRPr="00025C10">
        <w:rPr>
          <w:vertAlign w:val="subscript"/>
        </w:rPr>
        <w:t>3</w:t>
      </w:r>
      <w:r w:rsidR="009E58DE" w:rsidRPr="00025C10">
        <w:rPr>
          <w:vertAlign w:val="superscript"/>
        </w:rPr>
        <w:t>-</w:t>
      </w:r>
      <w:r w:rsidR="009E58DE">
        <w:t>和</w:t>
      </w:r>
      <w:r w:rsidR="009E58DE">
        <w:t>Ru</w:t>
      </w:r>
      <w:r w:rsidR="009E58DE">
        <w:t>之间的电子云会更大，表明电子间相互作用更强。计算得到含</w:t>
      </w:r>
      <w:r w:rsidR="009E58DE">
        <w:t>In</w:t>
      </w:r>
      <w:r w:rsidR="009E58DE" w:rsidRPr="00025C10">
        <w:rPr>
          <w:vertAlign w:val="subscript"/>
        </w:rPr>
        <w:t>2</w:t>
      </w:r>
      <w:r w:rsidR="009E58DE">
        <w:t>O</w:t>
      </w:r>
      <w:r w:rsidR="009E58DE" w:rsidRPr="00025C10">
        <w:rPr>
          <w:vertAlign w:val="subscript"/>
        </w:rPr>
        <w:t>3</w:t>
      </w:r>
      <w:r w:rsidR="009E58DE">
        <w:t>的</w:t>
      </w:r>
      <w:r w:rsidR="009E58DE">
        <w:t>Ru</w:t>
      </w:r>
      <w:r w:rsidR="009E58DE" w:rsidRPr="00025C10">
        <w:rPr>
          <w:vertAlign w:val="superscript"/>
        </w:rPr>
        <w:t>0</w:t>
      </w:r>
      <w:r w:rsidR="009E58DE">
        <w:t>对硝酸根的吸附自由能比不含</w:t>
      </w:r>
      <w:r w:rsidR="009E58DE">
        <w:t>In</w:t>
      </w:r>
      <w:r w:rsidR="009E58DE" w:rsidRPr="00025C10">
        <w:rPr>
          <w:vertAlign w:val="subscript"/>
        </w:rPr>
        <w:t>2</w:t>
      </w:r>
      <w:r w:rsidR="009E58DE">
        <w:t>O</w:t>
      </w:r>
      <w:r w:rsidR="009E58DE" w:rsidRPr="00025C10">
        <w:rPr>
          <w:vertAlign w:val="subscript"/>
        </w:rPr>
        <w:t>3</w:t>
      </w:r>
      <w:r w:rsidR="009E58DE">
        <w:t>的</w:t>
      </w:r>
      <w:r w:rsidR="009E58DE">
        <w:t>Ru</w:t>
      </w:r>
      <w:r w:rsidR="009E58DE" w:rsidRPr="00025C10">
        <w:rPr>
          <w:vertAlign w:val="superscript"/>
        </w:rPr>
        <w:t>0</w:t>
      </w:r>
      <w:r w:rsidR="009E58DE">
        <w:t>要低（</w:t>
      </w:r>
      <w:r w:rsidR="009E58DE">
        <w:t>-1.742eV VS -1.303eV</w:t>
      </w:r>
      <w:r w:rsidR="009E58DE">
        <w:t>）。</w:t>
      </w:r>
    </w:p>
    <w:p w14:paraId="48FE356D" w14:textId="77777777" w:rsidR="009E58DE" w:rsidRDefault="009E58DE" w:rsidP="009E58DE">
      <w:pPr>
        <w:pStyle w:val="Bf2"/>
      </w:pPr>
      <w:r>
        <w:t>分析：证明</w:t>
      </w:r>
      <w:r>
        <w:t>In</w:t>
      </w:r>
      <w:r w:rsidRPr="00025C10">
        <w:rPr>
          <w:vertAlign w:val="subscript"/>
        </w:rPr>
        <w:t>2</w:t>
      </w:r>
      <w:r>
        <w:t>O</w:t>
      </w:r>
      <w:r w:rsidRPr="00025C10">
        <w:rPr>
          <w:vertAlign w:val="subscript"/>
        </w:rPr>
        <w:t>3</w:t>
      </w:r>
      <w:r>
        <w:t>促进</w:t>
      </w:r>
      <w:r>
        <w:t>Ru</w:t>
      </w:r>
      <w:r>
        <w:t>吸附硝酸根。</w:t>
      </w:r>
    </w:p>
    <w:p w14:paraId="5B548291" w14:textId="2F162BD2" w:rsidR="009E58DE" w:rsidRDefault="00025C10" w:rsidP="009E58DE">
      <w:pPr>
        <w:pStyle w:val="Bf2"/>
      </w:pPr>
      <w:r>
        <w:rPr>
          <w:rFonts w:hint="eastAsia"/>
        </w:rPr>
        <w:t>5</w:t>
      </w:r>
      <w:r>
        <w:t>.</w:t>
      </w:r>
      <w:r w:rsidR="009E58DE">
        <w:t>目的：进行原位和非原位实验，来了解脉冲电解过程。</w:t>
      </w:r>
    </w:p>
    <w:p w14:paraId="5421EB10" w14:textId="77777777" w:rsidR="009E58DE" w:rsidRDefault="009E58DE" w:rsidP="009E58DE">
      <w:pPr>
        <w:pStyle w:val="Bf2"/>
      </w:pPr>
      <w:r>
        <w:t>现象：通过拉曼光谱记录不同电位下，电极表面</w:t>
      </w:r>
      <w:r>
        <w:t>NO</w:t>
      </w:r>
      <w:r w:rsidRPr="009A6793">
        <w:rPr>
          <w:vertAlign w:val="subscript"/>
        </w:rPr>
        <w:t>3</w:t>
      </w:r>
      <w:r w:rsidRPr="009A6793">
        <w:rPr>
          <w:vertAlign w:val="superscript"/>
        </w:rPr>
        <w:t>-</w:t>
      </w:r>
      <w:r>
        <w:t>浓度的变化。在</w:t>
      </w:r>
      <w:r>
        <w:t>-0.1V</w:t>
      </w:r>
      <w:r>
        <w:t>下，随着扫描次数增加，</w:t>
      </w:r>
      <w:r>
        <w:t>NO</w:t>
      </w:r>
      <w:r w:rsidRPr="00771B58">
        <w:rPr>
          <w:vertAlign w:val="subscript"/>
          <w:rPrChange w:id="175" w:author="Yang Lei" w:date="2023-09-10T15:08:00Z">
            <w:rPr/>
          </w:rPrChange>
        </w:rPr>
        <w:t>3</w:t>
      </w:r>
      <w:r w:rsidRPr="00771B58">
        <w:rPr>
          <w:vertAlign w:val="superscript"/>
          <w:rPrChange w:id="176" w:author="Yang Lei" w:date="2023-09-10T15:08:00Z">
            <w:rPr/>
          </w:rPrChange>
        </w:rPr>
        <w:t>-</w:t>
      </w:r>
      <w:r>
        <w:t>的特征</w:t>
      </w:r>
      <w:proofErr w:type="gramStart"/>
      <w:r>
        <w:t>峰逐渐</w:t>
      </w:r>
      <w:proofErr w:type="gramEnd"/>
      <w:r>
        <w:t>缩小并在还原</w:t>
      </w:r>
      <w:r>
        <w:t>125s</w:t>
      </w:r>
      <w:r>
        <w:t>后基本消失。</w:t>
      </w:r>
    </w:p>
    <w:p w14:paraId="34439E5A" w14:textId="61A0274C" w:rsidR="009E58DE" w:rsidRDefault="009E58DE" w:rsidP="009E58DE">
      <w:pPr>
        <w:pStyle w:val="Bf2"/>
      </w:pPr>
      <w:r>
        <w:t>现象：在</w:t>
      </w:r>
      <w:r>
        <w:t>0.6V</w:t>
      </w:r>
      <w:r>
        <w:t>时，</w:t>
      </w:r>
      <w:r>
        <w:t>1050</w:t>
      </w:r>
      <w:ins w:id="177" w:author="Yang Lei" w:date="2023-09-10T15:08:00Z">
        <w:r w:rsidR="00771B58">
          <w:t xml:space="preserve"> </w:t>
        </w:r>
      </w:ins>
      <w:r>
        <w:t>cm</w:t>
      </w:r>
      <w:r w:rsidRPr="00771B58">
        <w:rPr>
          <w:vertAlign w:val="superscript"/>
          <w:rPrChange w:id="178" w:author="Yang Lei" w:date="2023-09-10T15:08:00Z">
            <w:rPr/>
          </w:rPrChange>
        </w:rPr>
        <w:t>-1</w:t>
      </w:r>
      <w:r>
        <w:t>处的峰值再次出现，表明</w:t>
      </w:r>
      <w:r>
        <w:t>NO</w:t>
      </w:r>
      <w:r w:rsidRPr="009A6793">
        <w:rPr>
          <w:vertAlign w:val="subscript"/>
        </w:rPr>
        <w:t>3</w:t>
      </w:r>
      <w:r w:rsidRPr="009A6793">
        <w:rPr>
          <w:vertAlign w:val="superscript"/>
        </w:rPr>
        <w:t>-</w:t>
      </w:r>
      <w:r>
        <w:t>在带正电的电极附近积累；除此之外，用</w:t>
      </w:r>
      <w:r>
        <w:t>0.1M KOH</w:t>
      </w:r>
      <w:r>
        <w:t>和</w:t>
      </w:r>
      <w:r>
        <w:t>10 mM NH</w:t>
      </w:r>
      <w:r w:rsidRPr="009A6793">
        <w:rPr>
          <w:vertAlign w:val="subscript"/>
        </w:rPr>
        <w:t>4</w:t>
      </w:r>
      <w:r>
        <w:t>Cl</w:t>
      </w:r>
      <w:r>
        <w:t>作电解液的拉曼实验，排除了</w:t>
      </w:r>
      <w:r>
        <w:t>NO</w:t>
      </w:r>
      <w:r w:rsidRPr="009A6793">
        <w:rPr>
          <w:vertAlign w:val="subscript"/>
        </w:rPr>
        <w:t>3</w:t>
      </w:r>
      <w:r w:rsidRPr="009A6793">
        <w:rPr>
          <w:vertAlign w:val="superscript"/>
        </w:rPr>
        <w:t>-</w:t>
      </w:r>
      <w:r>
        <w:t>来源于</w:t>
      </w:r>
      <w:r>
        <w:t>NH</w:t>
      </w:r>
      <w:r w:rsidRPr="009A6793">
        <w:rPr>
          <w:vertAlign w:val="subscript"/>
        </w:rPr>
        <w:t>3</w:t>
      </w:r>
      <w:r>
        <w:t>氧化的可能性。</w:t>
      </w:r>
    </w:p>
    <w:p w14:paraId="211EBEDC" w14:textId="77777777" w:rsidR="009E58DE" w:rsidRDefault="009E58DE" w:rsidP="009E58DE">
      <w:pPr>
        <w:pStyle w:val="Bf2"/>
      </w:pPr>
      <w:r>
        <w:t>现象：研究不同</w:t>
      </w:r>
      <w:proofErr w:type="spellStart"/>
      <w:r>
        <w:t>Ea</w:t>
      </w:r>
      <w:proofErr w:type="spellEnd"/>
      <w:r>
        <w:t>下硝酸根的积累效应。在</w:t>
      </w:r>
      <w:r>
        <w:t>0.6V</w:t>
      </w:r>
      <w:r>
        <w:t>和</w:t>
      </w:r>
      <w:r>
        <w:t>0.8V</w:t>
      </w:r>
      <w:r>
        <w:t>时，硝酸根峰值强度几乎相同。</w:t>
      </w:r>
    </w:p>
    <w:p w14:paraId="338CC16F" w14:textId="77777777" w:rsidR="009E58DE" w:rsidRDefault="009E58DE" w:rsidP="009E58DE">
      <w:pPr>
        <w:pStyle w:val="Bf2"/>
      </w:pPr>
      <w:r>
        <w:t>分析：说明</w:t>
      </w:r>
      <w:r>
        <w:t>0.6V</w:t>
      </w:r>
      <w:r>
        <w:t>就足以使电极附近的硝酸</w:t>
      </w:r>
      <w:proofErr w:type="gramStart"/>
      <w:r>
        <w:t>根重新</w:t>
      </w:r>
      <w:proofErr w:type="gramEnd"/>
      <w:r>
        <w:t>分布。</w:t>
      </w:r>
    </w:p>
    <w:p w14:paraId="39E58C0D" w14:textId="61F074D2" w:rsidR="009E58DE" w:rsidRDefault="009A6793" w:rsidP="009E58DE">
      <w:pPr>
        <w:pStyle w:val="Bf2"/>
      </w:pPr>
      <w:r>
        <w:rPr>
          <w:rFonts w:hint="eastAsia"/>
        </w:rPr>
        <w:t>6</w:t>
      </w:r>
      <w:r>
        <w:t>.</w:t>
      </w:r>
      <w:r w:rsidR="009E58DE">
        <w:t>现象：在</w:t>
      </w:r>
      <w:r w:rsidR="009E58DE">
        <w:t>-0.1V</w:t>
      </w:r>
      <w:r w:rsidR="009E58DE">
        <w:t>的恒电位下，表面</w:t>
      </w:r>
      <w:r w:rsidR="009E58DE">
        <w:t>NO</w:t>
      </w:r>
      <w:r w:rsidR="009E58DE" w:rsidRPr="009A6793">
        <w:rPr>
          <w:vertAlign w:val="subscript"/>
        </w:rPr>
        <w:t>3</w:t>
      </w:r>
      <w:r w:rsidR="009E58DE" w:rsidRPr="009A6793">
        <w:rPr>
          <w:vertAlign w:val="superscript"/>
        </w:rPr>
        <w:t>-</w:t>
      </w:r>
      <w:r w:rsidR="009E58DE">
        <w:t>很快被消耗，在脉冲电位下，</w:t>
      </w:r>
      <w:r w:rsidR="009E58DE">
        <w:t>NO</w:t>
      </w:r>
      <w:r w:rsidR="009E58DE" w:rsidRPr="009A6793">
        <w:rPr>
          <w:vertAlign w:val="subscript"/>
        </w:rPr>
        <w:t>3</w:t>
      </w:r>
      <w:r w:rsidR="009E58DE" w:rsidRPr="009A6793">
        <w:rPr>
          <w:vertAlign w:val="superscript"/>
        </w:rPr>
        <w:t>-</w:t>
      </w:r>
      <w:r w:rsidR="009E58DE">
        <w:t>在阳极时间得到补充。结果表明，在扩散层中特点的时间和距离，脉冲电位条件下</w:t>
      </w:r>
      <w:r w:rsidR="009E58DE">
        <w:t>NO</w:t>
      </w:r>
      <w:r w:rsidR="009E58DE" w:rsidRPr="00771B58">
        <w:rPr>
          <w:vertAlign w:val="subscript"/>
          <w:rPrChange w:id="179" w:author="Yang Lei" w:date="2023-09-10T15:09:00Z">
            <w:rPr/>
          </w:rPrChange>
        </w:rPr>
        <w:t>3</w:t>
      </w:r>
      <w:r w:rsidR="009E58DE" w:rsidRPr="00771B58">
        <w:rPr>
          <w:vertAlign w:val="superscript"/>
          <w:rPrChange w:id="180" w:author="Yang Lei" w:date="2023-09-10T15:10:00Z">
            <w:rPr/>
          </w:rPrChange>
        </w:rPr>
        <w:t>-</w:t>
      </w:r>
      <w:r w:rsidR="009E58DE">
        <w:t>浓度高于</w:t>
      </w:r>
      <w:proofErr w:type="gramStart"/>
      <w:r w:rsidR="009E58DE">
        <w:t>恒</w:t>
      </w:r>
      <w:proofErr w:type="gramEnd"/>
      <w:r w:rsidR="009E58DE">
        <w:t>电位浓度。</w:t>
      </w:r>
    </w:p>
    <w:p w14:paraId="363AA890" w14:textId="0F37D675" w:rsidR="009E58DE" w:rsidRDefault="009E58DE" w:rsidP="009E58DE">
      <w:pPr>
        <w:pStyle w:val="Bf2"/>
      </w:pPr>
      <w:r>
        <w:t>结论：在阴极时间内，</w:t>
      </w:r>
      <w:r>
        <w:t>NO</w:t>
      </w:r>
      <w:r w:rsidRPr="00771B58">
        <w:rPr>
          <w:vertAlign w:val="subscript"/>
          <w:rPrChange w:id="181" w:author="Yang Lei" w:date="2023-09-10T15:10:00Z">
            <w:rPr/>
          </w:rPrChange>
        </w:rPr>
        <w:t>3</w:t>
      </w:r>
      <w:r w:rsidRPr="00771B58">
        <w:rPr>
          <w:rFonts w:ascii="微软雅黑" w:eastAsia="微软雅黑" w:hAnsi="微软雅黑" w:cs="微软雅黑"/>
          <w:vertAlign w:val="superscript"/>
          <w:rPrChange w:id="182" w:author="Yang Lei" w:date="2023-09-10T15:10:00Z">
            <w:rPr>
              <w:rFonts w:ascii="微软雅黑" w:eastAsia="微软雅黑" w:hAnsi="微软雅黑" w:cs="微软雅黑"/>
            </w:rPr>
          </w:rPrChange>
        </w:rPr>
        <w:t>−</w:t>
      </w:r>
      <w:r>
        <w:t>通过扩散转移到阴极，在电极表面被吸收，最后被电极的电子还原为氨。具有周期性阳极电位的脉冲电压，能补充扩散层中的</w:t>
      </w:r>
      <w:r>
        <w:t>NO</w:t>
      </w:r>
      <w:r w:rsidRPr="00771B58">
        <w:rPr>
          <w:vertAlign w:val="subscript"/>
          <w:rPrChange w:id="183" w:author="Yang Lei" w:date="2023-09-10T15:10:00Z">
            <w:rPr/>
          </w:rPrChange>
        </w:rPr>
        <w:t>3</w:t>
      </w:r>
      <w:r w:rsidRPr="00771B58">
        <w:rPr>
          <w:vertAlign w:val="superscript"/>
          <w:rPrChange w:id="184" w:author="Yang Lei" w:date="2023-09-10T15:10:00Z">
            <w:rPr/>
          </w:rPrChange>
        </w:rPr>
        <w:t>-</w:t>
      </w:r>
      <w:r>
        <w:t>，减轻质量输运的限制，而生成的</w:t>
      </w:r>
      <w:r>
        <w:t>NH</w:t>
      </w:r>
      <w:r w:rsidRPr="00771B58">
        <w:rPr>
          <w:vertAlign w:val="subscript"/>
          <w:rPrChange w:id="185" w:author="Yang Lei" w:date="2023-09-10T15:10:00Z">
            <w:rPr/>
          </w:rPrChange>
        </w:rPr>
        <w:t>4</w:t>
      </w:r>
      <w:del w:id="186" w:author="Yang Lei" w:date="2023-09-10T15:10:00Z">
        <w:r w:rsidDel="00771B58">
          <w:delText xml:space="preserve"> </w:delText>
        </w:r>
      </w:del>
      <w:r w:rsidRPr="00771B58">
        <w:rPr>
          <w:vertAlign w:val="superscript"/>
          <w:rPrChange w:id="187" w:author="Yang Lei" w:date="2023-09-10T15:10:00Z">
            <w:rPr/>
          </w:rPrChange>
        </w:rPr>
        <w:t>+</w:t>
      </w:r>
      <w:r>
        <w:t>则扩散到主体溶液中。在扩散层及时补充</w:t>
      </w:r>
      <w:r>
        <w:t>NO</w:t>
      </w:r>
      <w:r w:rsidRPr="00771B58">
        <w:rPr>
          <w:vertAlign w:val="subscript"/>
          <w:rPrChange w:id="188" w:author="Yang Lei" w:date="2023-09-10T15:10:00Z">
            <w:rPr/>
          </w:rPrChange>
        </w:rPr>
        <w:t>3</w:t>
      </w:r>
      <w:r w:rsidRPr="00771B58">
        <w:rPr>
          <w:rFonts w:ascii="微软雅黑" w:eastAsia="微软雅黑" w:hAnsi="微软雅黑" w:cs="微软雅黑"/>
          <w:vertAlign w:val="superscript"/>
          <w:rPrChange w:id="189" w:author="Yang Lei" w:date="2023-09-10T15:10:00Z">
            <w:rPr>
              <w:rFonts w:ascii="微软雅黑" w:eastAsia="微软雅黑" w:hAnsi="微软雅黑" w:cs="微软雅黑"/>
            </w:rPr>
          </w:rPrChange>
        </w:rPr>
        <w:t>−</w:t>
      </w:r>
      <w:r>
        <w:t>有利于打破质量传递导致的动力学极限，最终提高催化性能。</w:t>
      </w:r>
    </w:p>
    <w:p w14:paraId="03616DFD" w14:textId="08B2000A" w:rsidR="009E58DE" w:rsidRPr="009A6793" w:rsidRDefault="009A6793" w:rsidP="009E58DE">
      <w:pPr>
        <w:pStyle w:val="Bf2"/>
      </w:pPr>
      <w:r>
        <w:rPr>
          <w:rFonts w:hint="eastAsia"/>
        </w:rPr>
        <w:t>7</w:t>
      </w:r>
      <w:r>
        <w:t>.</w:t>
      </w:r>
      <w:r w:rsidR="009E58DE">
        <w:t>目的：</w:t>
      </w:r>
      <w:r w:rsidR="009E58DE" w:rsidRPr="009A6793">
        <w:t>因为</w:t>
      </w:r>
      <w:r w:rsidR="009E58DE" w:rsidRPr="009A6793">
        <w:t>NO</w:t>
      </w:r>
      <w:r w:rsidR="009E58DE" w:rsidRPr="009A6793">
        <w:t>被认为是</w:t>
      </w:r>
      <w:r w:rsidR="009E58DE" w:rsidRPr="009A6793">
        <w:t>NRA</w:t>
      </w:r>
      <w:r w:rsidR="009E58DE" w:rsidRPr="009A6793">
        <w:t>的关键中间体，因此采用</w:t>
      </w:r>
      <w:r w:rsidR="009E58DE" w:rsidRPr="009A6793">
        <w:t>ATR-FTIR</w:t>
      </w:r>
      <w:r w:rsidR="009E58DE" w:rsidRPr="009A6793">
        <w:t>监测</w:t>
      </w:r>
      <w:r w:rsidR="009E58DE" w:rsidRPr="009A6793">
        <w:t>NO</w:t>
      </w:r>
      <w:r w:rsidR="009E58DE" w:rsidRPr="009A6793">
        <w:t>覆盖。</w:t>
      </w:r>
    </w:p>
    <w:p w14:paraId="4BC535F0" w14:textId="6B3073D3" w:rsidR="009E58DE" w:rsidRDefault="009E58DE" w:rsidP="009E58DE">
      <w:pPr>
        <w:pStyle w:val="Bf2"/>
      </w:pPr>
      <w:r>
        <w:t>结论：推导出的可能的反应途径为（</w:t>
      </w:r>
      <w:r>
        <w:t>1</w:t>
      </w:r>
      <w:r>
        <w:t>）恒电位条件下，</w:t>
      </w:r>
      <w:r>
        <w:t>NO</w:t>
      </w:r>
      <w:r>
        <w:t>侧途径（桥接吸附）</w:t>
      </w:r>
      <w:r w:rsidR="009A6793">
        <w:rPr>
          <w:rFonts w:hint="eastAsia"/>
        </w:rPr>
        <w:t>*</w:t>
      </w:r>
      <w:r w:rsidRPr="009A6793">
        <w:t>NO</w:t>
      </w:r>
      <w:r w:rsidRPr="009A6793">
        <w:rPr>
          <w:vertAlign w:val="subscript"/>
        </w:rPr>
        <w:t>3</w:t>
      </w:r>
      <w:r w:rsidRPr="009A6793">
        <w:t>→</w:t>
      </w:r>
      <w:r w:rsidR="009A6793">
        <w:t>*</w:t>
      </w:r>
      <w:r w:rsidRPr="009A6793">
        <w:t>NO</w:t>
      </w:r>
      <w:r w:rsidRPr="009A6793">
        <w:rPr>
          <w:vertAlign w:val="subscript"/>
        </w:rPr>
        <w:t>2</w:t>
      </w:r>
      <w:r w:rsidRPr="009A6793">
        <w:t>→</w:t>
      </w:r>
      <w:r w:rsidR="009A6793">
        <w:t>*</w:t>
      </w:r>
      <w:r w:rsidRPr="009A6793">
        <w:t>NO→</w:t>
      </w:r>
      <w:r w:rsidR="009A6793">
        <w:t>*</w:t>
      </w:r>
      <w:r w:rsidRPr="009A6793">
        <w:t>HNO→</w:t>
      </w:r>
      <w:r w:rsidR="009A6793">
        <w:t>*</w:t>
      </w:r>
      <w:r w:rsidRPr="009A6793">
        <w:t>H</w:t>
      </w:r>
      <w:r w:rsidRPr="009A6793">
        <w:rPr>
          <w:vertAlign w:val="subscript"/>
        </w:rPr>
        <w:t>2</w:t>
      </w:r>
      <w:r w:rsidRPr="009A6793">
        <w:t>NO→</w:t>
      </w:r>
      <w:r w:rsidR="009A6793">
        <w:t>*</w:t>
      </w:r>
      <w:r w:rsidRPr="009A6793">
        <w:t>NH</w:t>
      </w:r>
      <w:r w:rsidRPr="009A6793">
        <w:rPr>
          <w:vertAlign w:val="subscript"/>
        </w:rPr>
        <w:t>3</w:t>
      </w:r>
      <w:r w:rsidRPr="009A6793">
        <w:t>→NH</w:t>
      </w:r>
      <w:r w:rsidRPr="009A6793">
        <w:rPr>
          <w:vertAlign w:val="subscript"/>
        </w:rPr>
        <w:t>3</w:t>
      </w:r>
    </w:p>
    <w:p w14:paraId="67B30669" w14:textId="08B92CC2" w:rsidR="009E58DE" w:rsidRDefault="009E58DE" w:rsidP="009E58DE">
      <w:pPr>
        <w:pStyle w:val="Bf2"/>
      </w:pPr>
      <w:r w:rsidRPr="009E58DE">
        <w:rPr>
          <w:noProof/>
        </w:rPr>
        <w:drawing>
          <wp:anchor distT="0" distB="0" distL="114300" distR="114300" simplePos="0" relativeHeight="251687936" behindDoc="0" locked="0" layoutInCell="1" allowOverlap="1" wp14:anchorId="40F95A22" wp14:editId="66697AB8">
            <wp:simplePos x="0" y="0"/>
            <wp:positionH relativeFrom="column">
              <wp:posOffset>266700</wp:posOffset>
            </wp:positionH>
            <wp:positionV relativeFrom="paragraph">
              <wp:posOffset>721360</wp:posOffset>
            </wp:positionV>
            <wp:extent cx="5274310" cy="1921510"/>
            <wp:effectExtent l="0" t="0" r="2540" b="2540"/>
            <wp:wrapSquare wrapText="bothSides"/>
            <wp:docPr id="71373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30054"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anchor>
        </w:drawing>
      </w:r>
      <w:r>
        <w:t>（</w:t>
      </w:r>
      <w:r>
        <w:t>2</w:t>
      </w:r>
      <w:r>
        <w:t>）脉冲电位条件下，</w:t>
      </w:r>
      <w:r>
        <w:t>NO</w:t>
      </w:r>
      <w:r>
        <w:t>侧途径和</w:t>
      </w:r>
      <w:r>
        <w:t>N</w:t>
      </w:r>
      <w:r>
        <w:t>侧途径同时进行（桥接吸附</w:t>
      </w:r>
      <w:r>
        <w:t>+</w:t>
      </w:r>
      <w:r>
        <w:t>顶部吸附）</w:t>
      </w:r>
      <w:r w:rsidR="009A6793">
        <w:rPr>
          <w:rFonts w:hint="eastAsia"/>
        </w:rPr>
        <w:t>*</w:t>
      </w:r>
      <w:r w:rsidRPr="009A6793">
        <w:t>NO</w:t>
      </w:r>
      <w:r w:rsidRPr="009A6793">
        <w:rPr>
          <w:vertAlign w:val="subscript"/>
        </w:rPr>
        <w:t>3</w:t>
      </w:r>
      <w:r w:rsidRPr="009A6793">
        <w:t>→</w:t>
      </w:r>
      <w:r w:rsidR="009A6793">
        <w:t>*</w:t>
      </w:r>
      <w:r w:rsidRPr="009A6793">
        <w:t>NO</w:t>
      </w:r>
      <w:r w:rsidRPr="009A6793">
        <w:rPr>
          <w:vertAlign w:val="subscript"/>
        </w:rPr>
        <w:t>2</w:t>
      </w:r>
      <w:r w:rsidRPr="009A6793">
        <w:t>→</w:t>
      </w:r>
      <w:r w:rsidR="009A6793">
        <w:t>*</w:t>
      </w:r>
      <w:r w:rsidRPr="009A6793">
        <w:t>NO→</w:t>
      </w:r>
      <w:r w:rsidR="009A6793">
        <w:t>*</w:t>
      </w:r>
      <w:r w:rsidRPr="009A6793">
        <w:t>NOH→</w:t>
      </w:r>
      <w:r w:rsidR="009A6793">
        <w:t>*</w:t>
      </w:r>
      <w:r w:rsidRPr="009A6793">
        <w:t>N→</w:t>
      </w:r>
      <w:r w:rsidR="009A6793">
        <w:t>*</w:t>
      </w:r>
      <w:r w:rsidRPr="009A6793">
        <w:t>HN→*H</w:t>
      </w:r>
      <w:r w:rsidRPr="009A6793">
        <w:rPr>
          <w:vertAlign w:val="subscript"/>
        </w:rPr>
        <w:t>2</w:t>
      </w:r>
      <w:r w:rsidRPr="009A6793">
        <w:t>N→ *NH</w:t>
      </w:r>
      <w:r w:rsidRPr="009A6793">
        <w:rPr>
          <w:vertAlign w:val="subscript"/>
        </w:rPr>
        <w:t>3</w:t>
      </w:r>
    </w:p>
    <w:p w14:paraId="223C3DFE" w14:textId="25A2F21E" w:rsidR="009E58DE" w:rsidRDefault="009E58DE" w:rsidP="009E58DE">
      <w:pPr>
        <w:pStyle w:val="Bf2"/>
      </w:pPr>
    </w:p>
    <w:p w14:paraId="69341E9E" w14:textId="77777777" w:rsidR="009E58DE" w:rsidRDefault="009E58DE" w:rsidP="009A6793">
      <w:pPr>
        <w:pStyle w:val="Bf2"/>
      </w:pPr>
      <w:r>
        <w:t>有研究显示顶部吸附的</w:t>
      </w:r>
      <w:r>
        <w:t>NO</w:t>
      </w:r>
      <w:r>
        <w:t>还原率高于桥接吸附的</w:t>
      </w:r>
      <w:r>
        <w:t>NO</w:t>
      </w:r>
      <w:r>
        <w:t>。因此，脉冲电解可以促进形成更活跃的</w:t>
      </w:r>
      <w:r>
        <w:t>NO</w:t>
      </w:r>
      <w:r>
        <w:t>吸收结构，提高</w:t>
      </w:r>
      <w:r>
        <w:t>NRA</w:t>
      </w:r>
      <w:r>
        <w:t>性能。</w:t>
      </w:r>
    </w:p>
    <w:p w14:paraId="69A40468" w14:textId="77777777" w:rsidR="009E58DE" w:rsidRPr="009E58DE" w:rsidRDefault="009E58DE" w:rsidP="009E58DE">
      <w:pPr>
        <w:pStyle w:val="B8"/>
        <w:rPr>
          <w:rFonts w:ascii="宋体" w:eastAsia="宋体" w:hAnsi="宋体"/>
          <w:b/>
          <w:bCs/>
        </w:rPr>
      </w:pPr>
      <w:r w:rsidRPr="009E58DE">
        <w:rPr>
          <w:rFonts w:ascii="宋体" w:eastAsia="宋体" w:hAnsi="宋体" w:hint="eastAsia"/>
          <w:b/>
          <w:bCs/>
        </w:rPr>
        <w:t>结论</w:t>
      </w:r>
    </w:p>
    <w:p w14:paraId="6DAB921B" w14:textId="58106E5E" w:rsidR="009E58DE" w:rsidRDefault="009E58DE" w:rsidP="009A6793">
      <w:pPr>
        <w:pStyle w:val="Bf2"/>
      </w:pPr>
      <w:r w:rsidRPr="009A6793">
        <w:rPr>
          <w:rFonts w:hint="eastAsia"/>
        </w:rPr>
        <w:t>用</w:t>
      </w:r>
      <w:r w:rsidRPr="009A6793">
        <w:t>RuIn</w:t>
      </w:r>
      <w:r w:rsidRPr="009A6793">
        <w:rPr>
          <w:vertAlign w:val="subscript"/>
        </w:rPr>
        <w:t>3</w:t>
      </w:r>
      <w:r w:rsidRPr="009A6793">
        <w:t>/C</w:t>
      </w:r>
      <w:r w:rsidRPr="009A6793">
        <w:t>作阴极还原硝酸根为氨，优化后的电脉冲条件为</w:t>
      </w:r>
      <w:proofErr w:type="spellStart"/>
      <w:r w:rsidRPr="009A6793">
        <w:t>Ec</w:t>
      </w:r>
      <w:proofErr w:type="spellEnd"/>
      <w:r w:rsidRPr="009A6793">
        <w:t xml:space="preserve"> =-0.1 V, </w:t>
      </w:r>
      <w:proofErr w:type="spellStart"/>
      <w:r w:rsidRPr="009A6793">
        <w:t>tc</w:t>
      </w:r>
      <w:proofErr w:type="spellEnd"/>
      <w:r w:rsidRPr="009A6793">
        <w:t xml:space="preserve"> =4s, </w:t>
      </w:r>
      <w:proofErr w:type="spellStart"/>
      <w:r w:rsidRPr="009A6793">
        <w:t>Ea</w:t>
      </w:r>
      <w:proofErr w:type="spellEnd"/>
      <w:r w:rsidRPr="009A6793">
        <w:t xml:space="preserve"> = 0.6 V, ta =0.5 s</w:t>
      </w:r>
      <w:r w:rsidRPr="009A6793">
        <w:t>；电脉冲处理低浓度硝酸</w:t>
      </w:r>
      <w:proofErr w:type="gramStart"/>
      <w:r w:rsidRPr="009A6793">
        <w:t>根表现</w:t>
      </w:r>
      <w:proofErr w:type="gramEnd"/>
      <w:r w:rsidRPr="009A6793">
        <w:t>出良好的转化情况（处理</w:t>
      </w:r>
      <w:r w:rsidRPr="009A6793">
        <w:t>10</w:t>
      </w:r>
      <w:ins w:id="190" w:author="Yang Lei" w:date="2023-09-10T15:12:00Z">
        <w:r w:rsidR="00771B58">
          <w:t xml:space="preserve"> </w:t>
        </w:r>
      </w:ins>
      <w:r w:rsidRPr="009A6793">
        <w:t>mM</w:t>
      </w:r>
      <w:r w:rsidRPr="009A6793">
        <w:t>硝酸根，法拉第效率</w:t>
      </w:r>
      <w:r w:rsidRPr="009A6793">
        <w:t>97.6%</w:t>
      </w:r>
      <w:r w:rsidRPr="009A6793">
        <w:t>，产生速率</w:t>
      </w:r>
      <w:r w:rsidRPr="009A6793">
        <w:t>2.72mmol/h/</w:t>
      </w:r>
      <w:proofErr w:type="spellStart"/>
      <w:r w:rsidRPr="009A6793">
        <w:t>mgRu</w:t>
      </w:r>
      <w:proofErr w:type="spellEnd"/>
      <w:r w:rsidRPr="009A6793">
        <w:t>），且硝酸盐浓度能连续降低到</w:t>
      </w:r>
      <w:r w:rsidRPr="009A6793">
        <w:t>0.35mM</w:t>
      </w:r>
      <w:r w:rsidRPr="009A6793">
        <w:t>，低于排放标准（</w:t>
      </w:r>
      <w:r w:rsidRPr="009A6793">
        <w:t>≤0.81mM</w:t>
      </w:r>
      <w:r w:rsidRPr="009A6793">
        <w:t>）；拉曼光谱和</w:t>
      </w:r>
      <w:r w:rsidRPr="009A6793">
        <w:t>XPS</w:t>
      </w:r>
      <w:r w:rsidRPr="009A6793">
        <w:t>证明，无论</w:t>
      </w:r>
      <w:proofErr w:type="gramStart"/>
      <w:r w:rsidRPr="009A6793">
        <w:t>恒</w:t>
      </w:r>
      <w:proofErr w:type="gramEnd"/>
      <w:r w:rsidRPr="009A6793">
        <w:t>电位还是脉冲电位，</w:t>
      </w:r>
      <w:r w:rsidRPr="009A6793">
        <w:t>RuIn</w:t>
      </w:r>
      <w:r w:rsidRPr="009A6793">
        <w:rPr>
          <w:vertAlign w:val="subscript"/>
        </w:rPr>
        <w:t>3</w:t>
      </w:r>
      <w:r w:rsidRPr="009A6793">
        <w:t>/C</w:t>
      </w:r>
      <w:r w:rsidRPr="009A6793">
        <w:t>中活性物质为</w:t>
      </w:r>
      <w:r w:rsidRPr="009A6793">
        <w:t>Ru</w:t>
      </w:r>
      <w:r w:rsidRPr="00243DC4">
        <w:rPr>
          <w:vertAlign w:val="superscript"/>
        </w:rPr>
        <w:t>0</w:t>
      </w:r>
      <w:r w:rsidRPr="009A6793">
        <w:t>；拉曼、</w:t>
      </w:r>
      <w:r w:rsidRPr="009A6793">
        <w:t>FEA</w:t>
      </w:r>
      <w:r w:rsidRPr="009A6793">
        <w:t>、在线</w:t>
      </w:r>
      <w:r w:rsidRPr="009A6793">
        <w:t>DEMS</w:t>
      </w:r>
      <w:r w:rsidRPr="009A6793">
        <w:t>和</w:t>
      </w:r>
      <w:r w:rsidRPr="009A6793">
        <w:t>ATR-FTIR</w:t>
      </w:r>
      <w:r w:rsidRPr="009A6793">
        <w:t>的综合结果表明，脉冲电解可以促进硝酸根在电</w:t>
      </w:r>
      <w:r w:rsidRPr="009A6793">
        <w:rPr>
          <w:rFonts w:hint="eastAsia"/>
        </w:rPr>
        <w:t>极附近的积累，有利于形成更活跃的</w:t>
      </w:r>
      <w:r w:rsidRPr="009A6793">
        <w:t>*NO</w:t>
      </w:r>
      <w:r w:rsidRPr="009A6793">
        <w:t>中间体</w:t>
      </w:r>
      <w:r w:rsidRPr="009A6793">
        <w:t>(</w:t>
      </w:r>
      <w:r w:rsidRPr="009A6793">
        <w:t>顶部吸附结构），协同促进低浓度硝酸盐还原为氨</w:t>
      </w:r>
      <w:r w:rsidR="00243DC4">
        <w:rPr>
          <w:rFonts w:hint="eastAsia"/>
        </w:rPr>
        <w:t>。</w:t>
      </w:r>
    </w:p>
    <w:p w14:paraId="10ABE174" w14:textId="77777777" w:rsidR="00626F68" w:rsidRPr="009316A8" w:rsidRDefault="00626F68" w:rsidP="00626F68">
      <w:pPr>
        <w:pStyle w:val="B8"/>
        <w:rPr>
          <w:rFonts w:ascii="宋体" w:eastAsia="宋体" w:hAnsi="宋体"/>
          <w:b/>
          <w:bCs/>
        </w:rPr>
      </w:pPr>
      <w:r w:rsidRPr="00E42316">
        <w:rPr>
          <w:rFonts w:ascii="宋体" w:eastAsia="宋体" w:hAnsi="宋体" w:hint="eastAsia"/>
          <w:b/>
          <w:bCs/>
        </w:rPr>
        <w:t>潜在研究方向：</w:t>
      </w:r>
    </w:p>
    <w:p w14:paraId="21A75DDD" w14:textId="0A8D68B5" w:rsidR="00243DC4" w:rsidRDefault="00243DC4" w:rsidP="00243DC4">
      <w:pPr>
        <w:pStyle w:val="Bf2"/>
      </w:pPr>
      <w:r>
        <w:t>1.</w:t>
      </w:r>
      <w:r>
        <w:rPr>
          <w:rFonts w:hint="eastAsia"/>
        </w:rPr>
        <w:t>进一步研究该阴极材料用于处理实际连续流污水</w:t>
      </w:r>
    </w:p>
    <w:p w14:paraId="2CC8A09B" w14:textId="50AA61EB" w:rsidR="00243DC4" w:rsidRDefault="00243DC4" w:rsidP="00243DC4">
      <w:pPr>
        <w:pStyle w:val="Bf2"/>
      </w:pPr>
      <w:r>
        <w:t>2.</w:t>
      </w:r>
      <w:r>
        <w:rPr>
          <w:rFonts w:hint="eastAsia"/>
        </w:rPr>
        <w:t>尝试电脉冲与极性互换结合</w:t>
      </w:r>
      <w:ins w:id="191" w:author="Yang Lei" w:date="2023-09-10T15:12:00Z">
        <w:r w:rsidR="00771B58">
          <w:rPr>
            <w:rFonts w:hint="eastAsia"/>
          </w:rPr>
          <w:t xml:space="preserve"> </w:t>
        </w:r>
      </w:ins>
      <w:ins w:id="192" w:author="Yang Lei" w:date="2023-09-10T15:13:00Z">
        <w:r w:rsidR="00771B58">
          <w:rPr>
            <w:rFonts w:hint="eastAsia"/>
          </w:rPr>
          <w:t>电脉冲就是极性互换的一种。</w:t>
        </w:r>
      </w:ins>
      <w:ins w:id="193" w:author="J Roger" w:date="2023-09-11T12:18:00Z">
        <w:r w:rsidR="00B63E5E">
          <w:rPr>
            <w:rFonts w:hint="eastAsia"/>
          </w:rPr>
          <w:t>好的。</w:t>
        </w:r>
      </w:ins>
    </w:p>
    <w:p w14:paraId="30F5EF2B" w14:textId="77777777" w:rsidR="00626F68" w:rsidRPr="009B3399" w:rsidRDefault="00626F68" w:rsidP="00626F68">
      <w:pPr>
        <w:pStyle w:val="B8"/>
        <w:rPr>
          <w:rFonts w:ascii="宋体" w:eastAsia="宋体" w:hAnsi="宋体"/>
          <w:b/>
          <w:bCs/>
        </w:rPr>
      </w:pPr>
      <w:r w:rsidRPr="00E42316">
        <w:rPr>
          <w:rFonts w:ascii="宋体" w:eastAsia="宋体" w:hAnsi="宋体" w:hint="eastAsia"/>
          <w:b/>
          <w:bCs/>
        </w:rPr>
        <w:t>收获的基础知识：</w:t>
      </w:r>
    </w:p>
    <w:p w14:paraId="0D145448" w14:textId="3048A2A1" w:rsidR="009E58DE" w:rsidRDefault="009E58DE" w:rsidP="009E58DE">
      <w:pPr>
        <w:pStyle w:val="Bf2"/>
      </w:pPr>
      <w:r>
        <w:t>1.</w:t>
      </w:r>
      <w:r>
        <w:t>标准氢电极（</w:t>
      </w:r>
      <w:r>
        <w:t>Standard Hydrogen Electrode</w:t>
      </w:r>
      <w:r>
        <w:t>，</w:t>
      </w:r>
      <w:r>
        <w:t>SHE</w:t>
      </w:r>
      <w:r>
        <w:t>）：由于单个电极的电势无法确定，故规定任何温度下标准状态的氢电极的电势为</w:t>
      </w:r>
      <w:r>
        <w:t>0V</w:t>
      </w:r>
      <w:r>
        <w:t>，任何电极的电势就是该电极与标准氢电极所组成的电池的电势，这样就得到了</w:t>
      </w:r>
      <w:r>
        <w:t>“</w:t>
      </w:r>
      <w:r>
        <w:t>氢标</w:t>
      </w:r>
      <w:r>
        <w:t>”</w:t>
      </w:r>
      <w:r>
        <w:t>的电极势。标准状态是指氢电极的电解液中的氢离子活度为</w:t>
      </w:r>
      <w:r>
        <w:t>1</w:t>
      </w:r>
      <w:r>
        <w:t>，氢气的压强为</w:t>
      </w:r>
      <w:r>
        <w:t>0.1</w:t>
      </w:r>
      <w:r>
        <w:t>兆帕（约</w:t>
      </w:r>
      <w:r>
        <w:t>1</w:t>
      </w:r>
      <w:r>
        <w:t>大气压）的状态（标准状态时温度为</w:t>
      </w:r>
      <w:r>
        <w:t>298.15K</w:t>
      </w:r>
      <w:r>
        <w:t>）</w:t>
      </w:r>
    </w:p>
    <w:p w14:paraId="5FF216AF" w14:textId="001ABD49" w:rsidR="009E58DE" w:rsidRDefault="009E58DE" w:rsidP="009E58DE">
      <w:pPr>
        <w:pStyle w:val="Bf2"/>
      </w:pPr>
      <w:r>
        <w:t>2.</w:t>
      </w:r>
      <w:r>
        <w:t>标准氢电极的制备：这只是一种假定的理想状态，通常是将镀有一层海绵</w:t>
      </w:r>
      <w:proofErr w:type="gramStart"/>
      <w:r>
        <w:t>状铂黑</w:t>
      </w:r>
      <w:proofErr w:type="gramEnd"/>
      <w:r>
        <w:t>的铂片，浸入到</w:t>
      </w:r>
      <w:r>
        <w:t>H</w:t>
      </w:r>
      <w:r w:rsidRPr="00222EA2">
        <w:rPr>
          <w:vertAlign w:val="superscript"/>
        </w:rPr>
        <w:t>+</w:t>
      </w:r>
      <w:r>
        <w:t>活度为</w:t>
      </w:r>
      <w:r>
        <w:t>1 M</w:t>
      </w:r>
      <w:r>
        <w:t>的理想溶液中，不断通入压力为</w:t>
      </w:r>
      <w:r>
        <w:t>100kPa</w:t>
      </w:r>
      <w:r>
        <w:t>的纯氢气，</w:t>
      </w:r>
      <w:proofErr w:type="gramStart"/>
      <w:r>
        <w:t>使铂黑吸附</w:t>
      </w:r>
      <w:proofErr w:type="gramEnd"/>
      <w:r>
        <w:t>H</w:t>
      </w:r>
      <w:r w:rsidRPr="00222EA2">
        <w:rPr>
          <w:vertAlign w:val="subscript"/>
        </w:rPr>
        <w:t>2</w:t>
      </w:r>
      <w:r>
        <w:t>至饱和，这时铂片就好像是用氢制成的电极一样。</w:t>
      </w:r>
    </w:p>
    <w:p w14:paraId="0EADB01C" w14:textId="63B2EA14" w:rsidR="0000723A" w:rsidRDefault="009E58DE" w:rsidP="009E58DE">
      <w:pPr>
        <w:pStyle w:val="Bf2"/>
        <w:ind w:firstLineChars="0" w:firstLine="0"/>
      </w:pPr>
      <w:r w:rsidRPr="009E58DE">
        <w:rPr>
          <w:noProof/>
        </w:rPr>
        <w:drawing>
          <wp:anchor distT="0" distB="0" distL="114300" distR="114300" simplePos="0" relativeHeight="251688960" behindDoc="0" locked="0" layoutInCell="1" allowOverlap="1" wp14:anchorId="77A5239C" wp14:editId="1424D68A">
            <wp:simplePos x="0" y="0"/>
            <wp:positionH relativeFrom="margin">
              <wp:align>left</wp:align>
            </wp:positionH>
            <wp:positionV relativeFrom="paragraph">
              <wp:posOffset>482600</wp:posOffset>
            </wp:positionV>
            <wp:extent cx="5274310" cy="3612515"/>
            <wp:effectExtent l="0" t="0" r="2540" b="6985"/>
            <wp:wrapSquare wrapText="bothSides"/>
            <wp:docPr id="178848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107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12515"/>
                    </a:xfrm>
                    <a:prstGeom prst="rect">
                      <a:avLst/>
                    </a:prstGeom>
                  </pic:spPr>
                </pic:pic>
              </a:graphicData>
            </a:graphic>
          </wp:anchor>
        </w:drawing>
      </w:r>
      <w:r>
        <w:rPr>
          <w:rFonts w:hint="eastAsia"/>
        </w:rPr>
        <w:t>测定图：</w:t>
      </w:r>
    </w:p>
    <w:p w14:paraId="4905A1FF" w14:textId="4BF07B31" w:rsidR="009E58DE" w:rsidRDefault="009E58DE" w:rsidP="009E58DE">
      <w:pPr>
        <w:pStyle w:val="Bf2"/>
        <w:ind w:firstLineChars="0" w:firstLine="0"/>
      </w:pPr>
    </w:p>
    <w:p w14:paraId="2C4E10FC" w14:textId="77777777" w:rsidR="009E58DE" w:rsidRDefault="009E58DE" w:rsidP="009E58DE">
      <w:pPr>
        <w:pStyle w:val="Bf2"/>
      </w:pPr>
      <w:r>
        <w:t>3.</w:t>
      </w:r>
      <w:r>
        <w:t>可逆氢电极（</w:t>
      </w:r>
      <w:r>
        <w:t>Reversible Hydrogen Electrode</w:t>
      </w:r>
      <w:r>
        <w:t>，</w:t>
      </w:r>
      <w:r>
        <w:t>RHE</w:t>
      </w:r>
      <w:r>
        <w:t>）：可逆氢电极为标准氢电极的一种。</w:t>
      </w:r>
      <w:r>
        <w:rPr>
          <w:rStyle w:val="ae"/>
        </w:rPr>
        <w:t>其与标准氢电极在定义上的唯一区别便是可逆氢电极并没有氢离子活度的要求</w:t>
      </w:r>
      <w:r>
        <w:t>，所以可逆氢电极的电势和</w:t>
      </w:r>
      <w:r>
        <w:t>pH</w:t>
      </w:r>
      <w:r>
        <w:t>有关。</w:t>
      </w:r>
    </w:p>
    <w:p w14:paraId="49EE65BE" w14:textId="77777777" w:rsidR="009E58DE" w:rsidRDefault="009E58DE" w:rsidP="009E58DE">
      <w:pPr>
        <w:pStyle w:val="Bf2"/>
      </w:pPr>
      <w:r>
        <w:t>4.</w:t>
      </w:r>
      <w:r>
        <w:t>文献中有提及氧气的析出电位若用</w:t>
      </w:r>
      <w:r>
        <w:t>SHE</w:t>
      </w:r>
      <w:r>
        <w:t>做标准则会随着</w:t>
      </w:r>
      <w:r>
        <w:t>pH</w:t>
      </w:r>
      <w:r>
        <w:t>的变化而变化，但用</w:t>
      </w:r>
      <w:r>
        <w:t>RHE</w:t>
      </w:r>
      <w:r>
        <w:t>做标准则不会改变。</w:t>
      </w:r>
    </w:p>
    <w:p w14:paraId="7A1B4845" w14:textId="1EE6523B" w:rsidR="00243DC4" w:rsidRDefault="00243DC4" w:rsidP="009E58DE">
      <w:pPr>
        <w:pStyle w:val="Bf2"/>
      </w:pPr>
      <w:r>
        <w:rPr>
          <w:rFonts w:hint="eastAsia"/>
        </w:rPr>
        <w:t>5.</w:t>
      </w:r>
      <w:r>
        <w:rPr>
          <w:rFonts w:hint="eastAsia"/>
        </w:rPr>
        <w:t>在阐述反应原理时，可以借助同位素标记，证明反应物的元素来源。</w:t>
      </w:r>
      <w:ins w:id="194" w:author="Yang Lei" w:date="2023-09-10T15:14:00Z">
        <w:r w:rsidR="00771B58">
          <w:t>O</w:t>
        </w:r>
        <w:r w:rsidR="00771B58">
          <w:rPr>
            <w:rFonts w:hint="eastAsia"/>
          </w:rPr>
          <w:t>kay</w:t>
        </w:r>
        <w:r w:rsidR="00771B58">
          <w:t>,</w:t>
        </w:r>
        <w:r w:rsidR="00771B58">
          <w:rPr>
            <w:rFonts w:hint="eastAsia"/>
          </w:rPr>
          <w:t>很好！</w:t>
        </w:r>
      </w:ins>
      <w:r>
        <w:rPr>
          <w:rFonts w:hint="eastAsia"/>
        </w:rPr>
        <w:t>例如：文献中</w:t>
      </w:r>
      <w:r w:rsidRPr="00243DC4">
        <w:rPr>
          <w:rFonts w:hint="eastAsia"/>
        </w:rPr>
        <w:t>通过</w:t>
      </w:r>
      <w:r w:rsidRPr="00243DC4">
        <w:rPr>
          <w:vertAlign w:val="superscript"/>
        </w:rPr>
        <w:t>15</w:t>
      </w:r>
      <w:r w:rsidRPr="00243DC4">
        <w:t>N</w:t>
      </w:r>
      <w:r w:rsidRPr="00243DC4">
        <w:t>和</w:t>
      </w:r>
      <w:r w:rsidRPr="00243DC4">
        <w:t>D</w:t>
      </w:r>
      <w:r w:rsidRPr="00243DC4">
        <w:t>同位素标记，证明生成</w:t>
      </w:r>
      <w:r w:rsidRPr="00243DC4">
        <w:t>NH</w:t>
      </w:r>
      <w:r w:rsidRPr="00243DC4">
        <w:rPr>
          <w:vertAlign w:val="subscript"/>
        </w:rPr>
        <w:t>4</w:t>
      </w:r>
      <w:r w:rsidRPr="00243DC4">
        <w:rPr>
          <w:vertAlign w:val="superscript"/>
        </w:rPr>
        <w:t>+</w:t>
      </w:r>
      <w:r w:rsidRPr="00243DC4">
        <w:t>的</w:t>
      </w:r>
      <w:r w:rsidRPr="00243DC4">
        <w:t>N</w:t>
      </w:r>
      <w:r w:rsidRPr="00243DC4">
        <w:t>和</w:t>
      </w:r>
      <w:r w:rsidRPr="00243DC4">
        <w:t>H</w:t>
      </w:r>
      <w:r w:rsidRPr="00243DC4">
        <w:t>来源于硝酸盐和</w:t>
      </w:r>
      <w:r w:rsidRPr="00243DC4">
        <w:t>H</w:t>
      </w:r>
      <w:r w:rsidRPr="00243DC4">
        <w:rPr>
          <w:vertAlign w:val="subscript"/>
        </w:rPr>
        <w:t>2</w:t>
      </w:r>
      <w:r w:rsidRPr="00243DC4">
        <w:t>O</w:t>
      </w:r>
      <w:r w:rsidRPr="00243DC4">
        <w:t>。</w:t>
      </w:r>
    </w:p>
    <w:p w14:paraId="2DBBCE56" w14:textId="42030648" w:rsidR="009E58DE" w:rsidRPr="009E58DE" w:rsidRDefault="009E58DE" w:rsidP="009E58DE">
      <w:pPr>
        <w:pStyle w:val="Bf2"/>
        <w:ind w:firstLineChars="0" w:firstLine="0"/>
      </w:pPr>
      <w:r w:rsidRPr="009E58DE">
        <w:rPr>
          <w:noProof/>
        </w:rPr>
        <w:drawing>
          <wp:anchor distT="0" distB="0" distL="114300" distR="114300" simplePos="0" relativeHeight="251689984" behindDoc="0" locked="0" layoutInCell="1" allowOverlap="1" wp14:anchorId="36ED1F16" wp14:editId="54B6DE57">
            <wp:simplePos x="0" y="0"/>
            <wp:positionH relativeFrom="column">
              <wp:posOffset>76200</wp:posOffset>
            </wp:positionH>
            <wp:positionV relativeFrom="paragraph">
              <wp:posOffset>190500</wp:posOffset>
            </wp:positionV>
            <wp:extent cx="5274310" cy="3533140"/>
            <wp:effectExtent l="0" t="0" r="2540" b="0"/>
            <wp:wrapSquare wrapText="bothSides"/>
            <wp:docPr id="161368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3464"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533140"/>
                    </a:xfrm>
                    <a:prstGeom prst="rect">
                      <a:avLst/>
                    </a:prstGeom>
                  </pic:spPr>
                </pic:pic>
              </a:graphicData>
            </a:graphic>
          </wp:anchor>
        </w:drawing>
      </w:r>
    </w:p>
    <w:p w14:paraId="745AA477" w14:textId="77777777" w:rsidR="009E58DE" w:rsidRDefault="009E58DE" w:rsidP="009E58DE">
      <w:pPr>
        <w:pStyle w:val="Bf2"/>
      </w:pPr>
      <w:r>
        <w:t>红线</w:t>
      </w:r>
      <w:proofErr w:type="gramStart"/>
      <w:r>
        <w:t>为析氢半反应</w:t>
      </w:r>
      <w:proofErr w:type="gramEnd"/>
      <w:r>
        <w:t>电势的能斯特方程的函数，其</w:t>
      </w:r>
      <w:r>
        <w:t>y</w:t>
      </w:r>
      <w:r>
        <w:t>截距为</w:t>
      </w:r>
      <w:r>
        <w:t>0</w:t>
      </w:r>
      <w:r>
        <w:t>（即</w:t>
      </w:r>
      <w:r>
        <w:t>pH</w:t>
      </w:r>
      <w:r>
        <w:t>为</w:t>
      </w:r>
      <w:r>
        <w:t>0</w:t>
      </w:r>
      <w:r>
        <w:t>时，析氢电位为</w:t>
      </w:r>
      <w:r>
        <w:t>0</w:t>
      </w:r>
      <w:r>
        <w:t>），曲线斜率为</w:t>
      </w:r>
      <w:r>
        <w:t>-0.059</w:t>
      </w:r>
      <w:r>
        <w:t>。</w:t>
      </w:r>
    </w:p>
    <w:p w14:paraId="5464701A" w14:textId="77777777" w:rsidR="009E58DE" w:rsidRDefault="009E58DE" w:rsidP="009E58DE">
      <w:pPr>
        <w:pStyle w:val="Bf2"/>
      </w:pPr>
      <w:r>
        <w:t>蓝线为产氧</w:t>
      </w:r>
      <w:proofErr w:type="gramStart"/>
      <w:r>
        <w:t>半反应</w:t>
      </w:r>
      <w:proofErr w:type="gramEnd"/>
      <w:r>
        <w:t>电势的能斯特方程函数，其</w:t>
      </w:r>
      <w:r>
        <w:t>y-</w:t>
      </w:r>
      <w:r>
        <w:t>截距为</w:t>
      </w:r>
      <w:r>
        <w:t>1.23 V</w:t>
      </w:r>
      <w:r>
        <w:t>，曲线斜率为</w:t>
      </w:r>
      <w:r>
        <w:t>-0.059</w:t>
      </w:r>
      <w:r>
        <w:t>。</w:t>
      </w:r>
    </w:p>
    <w:p w14:paraId="2C2D6D7D" w14:textId="77777777" w:rsidR="009E58DE" w:rsidRDefault="009E58DE" w:rsidP="009E58DE">
      <w:pPr>
        <w:pStyle w:val="Bf2"/>
      </w:pPr>
      <w:r>
        <w:t>由此可知，图中红线的</w:t>
      </w:r>
      <w:r>
        <w:t>y-</w:t>
      </w:r>
      <w:r>
        <w:t>截距，即红点位置的电位为</w:t>
      </w:r>
      <w:r>
        <w:t>SHE</w:t>
      </w:r>
      <w:r>
        <w:t>的电位，而红线的电位则为</w:t>
      </w:r>
      <w:r>
        <w:t>RHE</w:t>
      </w:r>
      <w:r>
        <w:t>的电位。故产氧</w:t>
      </w:r>
      <w:proofErr w:type="gramStart"/>
      <w:r>
        <w:t>电势若</w:t>
      </w:r>
      <w:proofErr w:type="gramEnd"/>
      <w:r>
        <w:t>以</w:t>
      </w:r>
      <w:r>
        <w:t>SHE</w:t>
      </w:r>
      <w:r>
        <w:t>为基准，则与</w:t>
      </w:r>
      <w:r>
        <w:t>pH</w:t>
      </w:r>
      <w:r>
        <w:t>有关</w:t>
      </w:r>
      <w:r>
        <w:t>[</w:t>
      </w:r>
      <w:r>
        <w:t>产氧电势随</w:t>
      </w:r>
      <w:r>
        <w:t>pH</w:t>
      </w:r>
      <w:r>
        <w:t>值改变，但红点电势恒定，那么二者电势差肯定会随</w:t>
      </w:r>
      <w:r>
        <w:t>pH</w:t>
      </w:r>
      <w:r>
        <w:t>变化而变化</w:t>
      </w:r>
      <w:r>
        <w:t>]</w:t>
      </w:r>
      <w:r>
        <w:t>；而用</w:t>
      </w:r>
      <w:r>
        <w:t>RHE</w:t>
      </w:r>
      <w:r>
        <w:t>做基准，则在各个</w:t>
      </w:r>
      <w:r>
        <w:t>pH</w:t>
      </w:r>
      <w:r>
        <w:t>下其电位均为</w:t>
      </w:r>
      <w:r>
        <w:t>1.23 V</w:t>
      </w:r>
      <w:r>
        <w:t>（</w:t>
      </w:r>
      <w:r>
        <w:t>vs. RHE</w:t>
      </w:r>
      <w:r>
        <w:t>）</w:t>
      </w:r>
      <w:r>
        <w:t>[</w:t>
      </w:r>
      <w:r>
        <w:t>图中红线和蓝线因为斜率相等，所以两线平行，故同一</w:t>
      </w:r>
      <w:r>
        <w:t>pH</w:t>
      </w:r>
      <w:r>
        <w:t>值下两线的间距始终相等，为</w:t>
      </w:r>
      <w:r>
        <w:t>1.23]</w:t>
      </w:r>
      <w:r>
        <w:t>。</w:t>
      </w:r>
    </w:p>
    <w:p w14:paraId="65CE184B" w14:textId="77777777" w:rsidR="009E58DE" w:rsidRDefault="009E58DE" w:rsidP="009E58DE">
      <w:pPr>
        <w:pStyle w:val="Bf2"/>
      </w:pPr>
      <w:r>
        <w:t>所以，在催化文献中报道产氧电位时常常使用</w:t>
      </w:r>
      <w:r>
        <w:t>RHE</w:t>
      </w:r>
      <w:r>
        <w:t>为基准，以消除电解质</w:t>
      </w:r>
      <w:r>
        <w:t>pH</w:t>
      </w:r>
      <w:r>
        <w:t>对产氧电势的</w:t>
      </w:r>
      <w:r>
        <w:t>“</w:t>
      </w:r>
      <w:r>
        <w:t>贡献</w:t>
      </w:r>
      <w:r>
        <w:t>”</w:t>
      </w:r>
    </w:p>
    <w:p w14:paraId="2E86E4D1" w14:textId="77777777" w:rsidR="009E58DE" w:rsidRDefault="009E58DE" w:rsidP="009E58DE">
      <w:pPr>
        <w:pStyle w:val="Bf2"/>
      </w:pPr>
      <w:r>
        <w:t>5.ATR-FTIR</w:t>
      </w:r>
      <w:r>
        <w:t>中峰强度用吸光度表示，</w:t>
      </w:r>
      <w:proofErr w:type="gramStart"/>
      <w:r>
        <w:t>正峰表示</w:t>
      </w:r>
      <w:proofErr w:type="gramEnd"/>
      <w:r>
        <w:t>产物生成。</w:t>
      </w:r>
    </w:p>
    <w:p w14:paraId="7EE73859" w14:textId="57B125C6" w:rsidR="009E58DE" w:rsidRDefault="009E58DE" w:rsidP="009E58DE">
      <w:pPr>
        <w:pStyle w:val="Bf2"/>
        <w:ind w:firstLineChars="0" w:firstLine="0"/>
      </w:pPr>
    </w:p>
    <w:p w14:paraId="6CEAAE15" w14:textId="77777777" w:rsidR="001B5AF8" w:rsidRDefault="001B5AF8" w:rsidP="001B5AF8">
      <w:pPr>
        <w:pStyle w:val="Bc"/>
      </w:pPr>
    </w:p>
    <w:p w14:paraId="02255A30" w14:textId="77777777" w:rsidR="001B5AF8" w:rsidRPr="00677F72" w:rsidRDefault="001B5AF8" w:rsidP="001B5AF8">
      <w:pPr>
        <w:pStyle w:val="Bc"/>
      </w:pPr>
      <w:r w:rsidRPr="00677F72">
        <w:rPr>
          <w:rFonts w:hint="eastAsia"/>
        </w:rPr>
        <w:t>8</w:t>
      </w:r>
      <w:r w:rsidRPr="00677F72">
        <w:rPr>
          <w:rFonts w:hint="eastAsia"/>
        </w:rPr>
        <w:t>月第</w:t>
      </w:r>
      <w:r>
        <w:rPr>
          <w:rFonts w:hint="eastAsia"/>
        </w:rPr>
        <w:t>三</w:t>
      </w:r>
      <w:r w:rsidRPr="00677F72">
        <w:rPr>
          <w:rFonts w:hint="eastAsia"/>
        </w:rPr>
        <w:t>次文献阅读报告</w:t>
      </w:r>
    </w:p>
    <w:p w14:paraId="6E018EF8" w14:textId="77777777" w:rsidR="001B5AF8" w:rsidRDefault="001B5AF8" w:rsidP="001B5AF8">
      <w:pPr>
        <w:pStyle w:val="Bf2"/>
      </w:pPr>
    </w:p>
    <w:p w14:paraId="4CD6AE64" w14:textId="77777777" w:rsidR="001B5AF8" w:rsidRPr="009315C1" w:rsidRDefault="001B5AF8" w:rsidP="001B5AF8">
      <w:pPr>
        <w:pStyle w:val="Bf2"/>
      </w:pPr>
      <w:r>
        <w:rPr>
          <w:rFonts w:hint="eastAsia"/>
        </w:rPr>
        <w:t>这个星期阅读了课题组过往工作中的两篇文章，其中一篇为总结电化学除</w:t>
      </w:r>
      <w:proofErr w:type="gramStart"/>
      <w:r>
        <w:rPr>
          <w:rFonts w:hint="eastAsia"/>
        </w:rPr>
        <w:t>磷技术</w:t>
      </w:r>
      <w:proofErr w:type="gramEnd"/>
      <w:r>
        <w:rPr>
          <w:rFonts w:hint="eastAsia"/>
        </w:rPr>
        <w:t>的综述，另一篇为课题组的研究性文章，两篇文章均发表在</w:t>
      </w:r>
      <w:r>
        <w:rPr>
          <w:rFonts w:hint="eastAsia"/>
        </w:rPr>
        <w:t>W</w:t>
      </w:r>
      <w:r>
        <w:t>ater Research</w:t>
      </w:r>
      <w:r>
        <w:rPr>
          <w:rFonts w:hint="eastAsia"/>
        </w:rPr>
        <w:t>上。</w:t>
      </w:r>
    </w:p>
    <w:p w14:paraId="62ED0B44" w14:textId="77777777" w:rsidR="001B5AF8" w:rsidRPr="00677F72" w:rsidRDefault="001B5AF8" w:rsidP="001B5AF8">
      <w:pPr>
        <w:pStyle w:val="Bf2"/>
        <w:ind w:firstLineChars="0" w:firstLine="0"/>
        <w:rPr>
          <w:b/>
          <w:bCs/>
        </w:rPr>
      </w:pPr>
      <w:r>
        <w:rPr>
          <w:b/>
          <w:bCs/>
          <w:noProof/>
        </w:rPr>
        <w:drawing>
          <wp:anchor distT="0" distB="0" distL="114300" distR="114300" simplePos="0" relativeHeight="251698176" behindDoc="0" locked="0" layoutInCell="1" allowOverlap="1" wp14:anchorId="343EAEF3" wp14:editId="63CA698E">
            <wp:simplePos x="0" y="0"/>
            <wp:positionH relativeFrom="column">
              <wp:posOffset>38100</wp:posOffset>
            </wp:positionH>
            <wp:positionV relativeFrom="paragraph">
              <wp:posOffset>96520</wp:posOffset>
            </wp:positionV>
            <wp:extent cx="5274310" cy="3695065"/>
            <wp:effectExtent l="0" t="0" r="2540" b="635"/>
            <wp:wrapSquare wrapText="bothSides"/>
            <wp:docPr id="19038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7288" name="图片 190387288"/>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5065"/>
                    </a:xfrm>
                    <a:prstGeom prst="rect">
                      <a:avLst/>
                    </a:prstGeom>
                  </pic:spPr>
                </pic:pic>
              </a:graphicData>
            </a:graphic>
          </wp:anchor>
        </w:drawing>
      </w:r>
    </w:p>
    <w:p w14:paraId="3AD620D8" w14:textId="77777777" w:rsidR="001B5AF8" w:rsidRDefault="001B5AF8" w:rsidP="001B5AF8">
      <w:pPr>
        <w:pStyle w:val="Bf2"/>
        <w:ind w:firstLineChars="0" w:firstLine="0"/>
        <w:rPr>
          <w:b/>
          <w:bCs/>
        </w:rPr>
      </w:pPr>
    </w:p>
    <w:p w14:paraId="43B6E2F3" w14:textId="77777777" w:rsidR="001B5AF8" w:rsidRDefault="001B5AF8" w:rsidP="001B5AF8">
      <w:pPr>
        <w:pStyle w:val="Bf2"/>
        <w:ind w:firstLineChars="0" w:firstLine="0"/>
        <w:rPr>
          <w:b/>
          <w:bCs/>
        </w:rPr>
      </w:pPr>
      <w:r>
        <w:rPr>
          <w:rFonts w:hint="eastAsia"/>
          <w:b/>
          <w:bCs/>
          <w:noProof/>
        </w:rPr>
        <w:drawing>
          <wp:anchor distT="0" distB="0" distL="114300" distR="114300" simplePos="0" relativeHeight="251699200" behindDoc="0" locked="0" layoutInCell="1" allowOverlap="1" wp14:anchorId="67405F26" wp14:editId="2B8F2A98">
            <wp:simplePos x="0" y="0"/>
            <wp:positionH relativeFrom="column">
              <wp:posOffset>45720</wp:posOffset>
            </wp:positionH>
            <wp:positionV relativeFrom="paragraph">
              <wp:posOffset>408940</wp:posOffset>
            </wp:positionV>
            <wp:extent cx="5274310" cy="3488055"/>
            <wp:effectExtent l="0" t="0" r="2540" b="0"/>
            <wp:wrapSquare wrapText="bothSides"/>
            <wp:docPr id="322279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936" name="图片 32227936"/>
                    <pic:cNvPicPr/>
                  </pic:nvPicPr>
                  <pic:blipFill>
                    <a:blip r:embed="rId23">
                      <a:extLst>
                        <a:ext uri="{28A0092B-C50C-407E-A947-70E740481C1C}">
                          <a14:useLocalDpi xmlns:a14="http://schemas.microsoft.com/office/drawing/2010/main" val="0"/>
                        </a:ext>
                      </a:extLst>
                    </a:blip>
                    <a:stretch>
                      <a:fillRect/>
                    </a:stretch>
                  </pic:blipFill>
                  <pic:spPr>
                    <a:xfrm>
                      <a:off x="0" y="0"/>
                      <a:ext cx="5274310" cy="3488055"/>
                    </a:xfrm>
                    <a:prstGeom prst="rect">
                      <a:avLst/>
                    </a:prstGeom>
                  </pic:spPr>
                </pic:pic>
              </a:graphicData>
            </a:graphic>
          </wp:anchor>
        </w:drawing>
      </w:r>
    </w:p>
    <w:p w14:paraId="5A2D4E01" w14:textId="77777777" w:rsidR="001B5AF8" w:rsidRDefault="001B5AF8" w:rsidP="001B5AF8">
      <w:pPr>
        <w:pStyle w:val="Bf2"/>
        <w:ind w:firstLineChars="0" w:firstLine="0"/>
        <w:rPr>
          <w:b/>
          <w:bCs/>
        </w:rPr>
      </w:pPr>
    </w:p>
    <w:p w14:paraId="17167261" w14:textId="77777777" w:rsidR="001B5AF8" w:rsidRDefault="001B5AF8" w:rsidP="001B5AF8">
      <w:pPr>
        <w:pStyle w:val="Bf2"/>
        <w:ind w:firstLineChars="0" w:firstLine="0"/>
        <w:rPr>
          <w:b/>
          <w:bCs/>
        </w:rPr>
      </w:pPr>
    </w:p>
    <w:p w14:paraId="532EA9EF" w14:textId="77777777" w:rsidR="001B5AF8" w:rsidRPr="00BC0A1C" w:rsidRDefault="001B5AF8" w:rsidP="001B5AF8">
      <w:pPr>
        <w:pStyle w:val="B8"/>
        <w:rPr>
          <w:rFonts w:ascii="宋体" w:eastAsia="宋体" w:hAnsi="宋体"/>
          <w:b/>
          <w:bCs/>
        </w:rPr>
      </w:pPr>
      <w:r w:rsidRPr="001D4142">
        <w:rPr>
          <w:rFonts w:ascii="宋体" w:eastAsia="宋体" w:hAnsi="宋体"/>
          <w:b/>
          <w:bCs/>
        </w:rPr>
        <w:t>Electrochemically mediated precipitation of phosphate minerals for phosphorus removal and recovery: Progress and perspective</w:t>
      </w:r>
    </w:p>
    <w:p w14:paraId="403A2697" w14:textId="77777777" w:rsidR="001B5AF8" w:rsidRPr="00B32085" w:rsidRDefault="001B5AF8" w:rsidP="001B5AF8">
      <w:pPr>
        <w:pStyle w:val="Bf2"/>
      </w:pPr>
      <w:r w:rsidRPr="00B32085">
        <w:rPr>
          <w:rFonts w:hint="eastAsia"/>
        </w:rPr>
        <w:t>本文</w:t>
      </w:r>
      <w:r>
        <w:rPr>
          <w:rFonts w:hint="eastAsia"/>
        </w:rPr>
        <w:t>在总结了课题组过往研究成果的基础上，结合其他研究相互补充，整体按照时间顺序，分别论述了</w:t>
      </w:r>
      <w:r>
        <w:rPr>
          <w:rFonts w:hint="eastAsia"/>
        </w:rPr>
        <w:t>E</w:t>
      </w:r>
      <w:r>
        <w:t>MP</w:t>
      </w:r>
      <w:r>
        <w:rPr>
          <w:rFonts w:hint="eastAsia"/>
        </w:rPr>
        <w:t>技术的优点、原理、发展、影响因素、对非正磷酸盐的处理以及经济可行性和未来潜在研究方向。</w:t>
      </w:r>
    </w:p>
    <w:p w14:paraId="11E756DC" w14:textId="77777777" w:rsidR="001B5AF8" w:rsidRDefault="001B5AF8" w:rsidP="001B5AF8">
      <w:pPr>
        <w:pStyle w:val="Bf2"/>
      </w:pPr>
      <w:r>
        <w:rPr>
          <w:rFonts w:hint="eastAsia"/>
        </w:rPr>
        <w:t>研究出发点：</w:t>
      </w:r>
    </w:p>
    <w:p w14:paraId="72FBEDE4" w14:textId="77777777" w:rsidR="001B5AF8" w:rsidRDefault="001B5AF8" w:rsidP="001B5AF8">
      <w:pPr>
        <w:pStyle w:val="Bf2"/>
        <w:rPr>
          <w:noProof/>
        </w:rPr>
      </w:pPr>
    </w:p>
    <w:p w14:paraId="45E237F8" w14:textId="77777777" w:rsidR="001B5AF8" w:rsidRDefault="001B5AF8" w:rsidP="001B5AF8">
      <w:pPr>
        <w:pStyle w:val="Bf2"/>
      </w:pPr>
      <w:r>
        <w:rPr>
          <w:noProof/>
        </w:rPr>
        <w:drawing>
          <wp:anchor distT="0" distB="0" distL="114300" distR="114300" simplePos="0" relativeHeight="251701248" behindDoc="0" locked="0" layoutInCell="1" allowOverlap="1" wp14:anchorId="2E61D160" wp14:editId="79AA26A4">
            <wp:simplePos x="0" y="0"/>
            <wp:positionH relativeFrom="page">
              <wp:posOffset>1228090</wp:posOffset>
            </wp:positionH>
            <wp:positionV relativeFrom="paragraph">
              <wp:posOffset>71755</wp:posOffset>
            </wp:positionV>
            <wp:extent cx="5902960" cy="3878580"/>
            <wp:effectExtent l="0" t="0" r="2540" b="7620"/>
            <wp:wrapSquare wrapText="bothSides"/>
            <wp:docPr id="15108587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472" b="11217"/>
                    <a:stretch/>
                  </pic:blipFill>
                  <pic:spPr bwMode="auto">
                    <a:xfrm>
                      <a:off x="0" y="0"/>
                      <a:ext cx="5902960" cy="3878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89ED8D" w14:textId="77777777" w:rsidR="001B5AF8" w:rsidRDefault="001B5AF8" w:rsidP="001B5AF8">
      <w:pPr>
        <w:pStyle w:val="Bf2"/>
      </w:pPr>
    </w:p>
    <w:p w14:paraId="506B0680" w14:textId="77777777" w:rsidR="001B5AF8" w:rsidRPr="00743210" w:rsidRDefault="001B5AF8" w:rsidP="001B5AF8">
      <w:pPr>
        <w:pStyle w:val="B8"/>
        <w:rPr>
          <w:rFonts w:ascii="宋体" w:eastAsia="宋体" w:hAnsi="宋体"/>
          <w:b/>
          <w:bCs/>
        </w:rPr>
      </w:pPr>
      <w:r w:rsidRPr="00F75C4E">
        <w:rPr>
          <w:rFonts w:ascii="宋体" w:eastAsia="宋体" w:hAnsi="宋体"/>
          <w:b/>
          <w:bCs/>
        </w:rPr>
        <w:t>EMP</w:t>
      </w:r>
      <w:r>
        <w:rPr>
          <w:rFonts w:ascii="宋体" w:eastAsia="宋体" w:hAnsi="宋体" w:hint="eastAsia"/>
          <w:b/>
          <w:bCs/>
        </w:rPr>
        <w:t>技术</w:t>
      </w:r>
      <w:r w:rsidRPr="00F75C4E">
        <w:rPr>
          <w:rFonts w:ascii="宋体" w:eastAsia="宋体" w:hAnsi="宋体"/>
          <w:b/>
          <w:bCs/>
        </w:rPr>
        <w:t>的工作原理</w:t>
      </w:r>
    </w:p>
    <w:p w14:paraId="34E532E5" w14:textId="77777777" w:rsidR="001B5AF8" w:rsidRDefault="001B5AF8" w:rsidP="001B5AF8">
      <w:pPr>
        <w:pStyle w:val="Bf2"/>
      </w:pPr>
      <w:r w:rsidRPr="00F75C4E">
        <w:t>1.</w:t>
      </w:r>
      <w:r w:rsidRPr="00F75C4E">
        <w:t>沉淀机制</w:t>
      </w:r>
    </w:p>
    <w:p w14:paraId="57DE3F3A" w14:textId="77777777" w:rsidR="001B5AF8" w:rsidRDefault="001B5AF8" w:rsidP="001B5AF8">
      <w:pPr>
        <w:pStyle w:val="Bf2"/>
      </w:pPr>
      <w:r w:rsidRPr="00F75C4E">
        <w:t>在阴极，水分子发生还原反应生成</w:t>
      </w:r>
      <w:r w:rsidRPr="00F75C4E">
        <w:t>H</w:t>
      </w:r>
      <w:r w:rsidRPr="00F75C4E">
        <w:rPr>
          <w:vertAlign w:val="subscript"/>
        </w:rPr>
        <w:t>2</w:t>
      </w:r>
      <w:r w:rsidRPr="00F75C4E">
        <w:t>和</w:t>
      </w:r>
      <w:r w:rsidRPr="00F75C4E">
        <w:t>OH</w:t>
      </w:r>
      <w:r w:rsidRPr="00F75C4E">
        <w:rPr>
          <w:vertAlign w:val="superscript"/>
        </w:rPr>
        <w:t>-</w:t>
      </w:r>
      <w:r w:rsidRPr="00F75C4E">
        <w:t>，导致阴极局部</w:t>
      </w:r>
      <w:r w:rsidRPr="00F75C4E">
        <w:t>pH</w:t>
      </w:r>
      <w:r w:rsidRPr="00F75C4E">
        <w:t>上升，与此同时，溶液中的阳离子（例如</w:t>
      </w:r>
      <w:r w:rsidRPr="00F75C4E">
        <w:t>Ca</w:t>
      </w:r>
      <w:r w:rsidRPr="00F75C4E">
        <w:rPr>
          <w:vertAlign w:val="superscript"/>
        </w:rPr>
        <w:t>2+</w:t>
      </w:r>
      <w:r w:rsidRPr="00F75C4E">
        <w:t>）因为电性的吸引，向阴极靠近并累积，上述因素最终导致</w:t>
      </w:r>
      <w:r>
        <w:rPr>
          <w:rFonts w:hint="eastAsia"/>
        </w:rPr>
        <w:t>磷</w:t>
      </w:r>
      <w:r w:rsidRPr="00F75C4E">
        <w:t>化物的过饱和指数（</w:t>
      </w:r>
      <w:r w:rsidRPr="00F75C4E">
        <w:t>SI</w:t>
      </w:r>
      <w:r w:rsidRPr="00F75C4E">
        <w:t>）上升，促使</w:t>
      </w:r>
      <w:r w:rsidRPr="00F75C4E">
        <w:t>P</w:t>
      </w:r>
      <w:r w:rsidRPr="00F75C4E">
        <w:t>在阴极产生沉淀；在阳极，水分子发生氧化反应生成</w:t>
      </w:r>
      <w:r w:rsidRPr="00F75C4E">
        <w:t>O</w:t>
      </w:r>
      <w:r w:rsidRPr="00F75C4E">
        <w:rPr>
          <w:vertAlign w:val="subscript"/>
        </w:rPr>
        <w:t>2</w:t>
      </w:r>
      <w:r w:rsidRPr="00F75C4E">
        <w:t>和</w:t>
      </w:r>
      <w:r w:rsidRPr="00F75C4E">
        <w:t>H</w:t>
      </w:r>
      <w:r w:rsidRPr="00A35C4F">
        <w:rPr>
          <w:vertAlign w:val="superscript"/>
        </w:rPr>
        <w:t>+</w:t>
      </w:r>
      <w:r w:rsidRPr="00F75C4E">
        <w:t>，</w:t>
      </w:r>
      <w:r w:rsidRPr="00F75C4E">
        <w:t>H</w:t>
      </w:r>
      <w:r w:rsidRPr="00A35C4F">
        <w:rPr>
          <w:vertAlign w:val="superscript"/>
        </w:rPr>
        <w:t>+</w:t>
      </w:r>
      <w:r w:rsidRPr="00F75C4E">
        <w:t>可以中和阴极的</w:t>
      </w:r>
      <w:r w:rsidRPr="00F75C4E">
        <w:t>OH</w:t>
      </w:r>
      <w:r w:rsidRPr="00A35C4F">
        <w:rPr>
          <w:vertAlign w:val="superscript"/>
        </w:rPr>
        <w:t>-</w:t>
      </w:r>
      <w:r w:rsidRPr="00F75C4E">
        <w:t>，因此虽然阴极局部</w:t>
      </w:r>
      <w:r w:rsidRPr="00F75C4E">
        <w:t>pH</w:t>
      </w:r>
      <w:r w:rsidRPr="00F75C4E">
        <w:t>升高，但在阳极产生的</w:t>
      </w:r>
      <w:r w:rsidRPr="00F75C4E">
        <w:t>H</w:t>
      </w:r>
      <w:r w:rsidRPr="00A35C4F">
        <w:rPr>
          <w:vertAlign w:val="superscript"/>
        </w:rPr>
        <w:t>+</w:t>
      </w:r>
      <w:r w:rsidRPr="00F75C4E">
        <w:t>作用下，整体溶液</w:t>
      </w:r>
      <w:r w:rsidRPr="00F75C4E">
        <w:t>pH</w:t>
      </w:r>
      <w:r w:rsidRPr="00F75C4E">
        <w:t>并没有明显变化，甚至当溶液中存在缓冲离子（例如</w:t>
      </w:r>
      <w:r w:rsidRPr="00F75C4E">
        <w:t>HCO</w:t>
      </w:r>
      <w:r w:rsidRPr="00A35C4F">
        <w:rPr>
          <w:vertAlign w:val="subscript"/>
        </w:rPr>
        <w:t>3</w:t>
      </w:r>
      <w:r w:rsidRPr="00A35C4F">
        <w:rPr>
          <w:vertAlign w:val="superscript"/>
        </w:rPr>
        <w:t>-</w:t>
      </w:r>
      <w:r w:rsidRPr="00F75C4E">
        <w:t>/CO</w:t>
      </w:r>
      <w:r w:rsidRPr="00A35C4F">
        <w:rPr>
          <w:vertAlign w:val="subscript"/>
        </w:rPr>
        <w:t>3</w:t>
      </w:r>
      <w:r w:rsidRPr="00A35C4F">
        <w:rPr>
          <w:vertAlign w:val="superscript"/>
        </w:rPr>
        <w:t>2-</w:t>
      </w:r>
      <w:r w:rsidRPr="00F75C4E">
        <w:t>）时，缓冲离子同样能帮助整体溶液</w:t>
      </w:r>
      <w:r w:rsidRPr="00F75C4E">
        <w:t>pH</w:t>
      </w:r>
      <w:r w:rsidRPr="00F75C4E">
        <w:t>维持稳定，除此之外，阳极还能氧化</w:t>
      </w:r>
      <w:r w:rsidRPr="00F75C4E">
        <w:rPr>
          <w:rFonts w:hint="eastAsia"/>
        </w:rPr>
        <w:t>溶液中的有机物。</w:t>
      </w:r>
    </w:p>
    <w:p w14:paraId="042C6B37" w14:textId="77777777" w:rsidR="001B5AF8" w:rsidRDefault="001B5AF8" w:rsidP="001B5AF8">
      <w:pPr>
        <w:pStyle w:val="Bf2"/>
      </w:pPr>
      <w:r>
        <w:rPr>
          <w:noProof/>
        </w:rPr>
        <w:drawing>
          <wp:anchor distT="0" distB="0" distL="114300" distR="114300" simplePos="0" relativeHeight="251700224" behindDoc="0" locked="0" layoutInCell="1" allowOverlap="1" wp14:anchorId="0F994875" wp14:editId="067D731E">
            <wp:simplePos x="0" y="0"/>
            <wp:positionH relativeFrom="column">
              <wp:posOffset>-38100</wp:posOffset>
            </wp:positionH>
            <wp:positionV relativeFrom="paragraph">
              <wp:posOffset>393700</wp:posOffset>
            </wp:positionV>
            <wp:extent cx="5274310" cy="1049020"/>
            <wp:effectExtent l="0" t="0" r="2540" b="0"/>
            <wp:wrapSquare wrapText="bothSides"/>
            <wp:docPr id="94100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393" name="图片 94100393"/>
                    <pic:cNvPicPr/>
                  </pic:nvPicPr>
                  <pic:blipFill>
                    <a:blip r:embed="rId25">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anchor>
        </w:drawing>
      </w:r>
      <w:r w:rsidRPr="00A35C4F">
        <w:rPr>
          <w:rFonts w:hint="eastAsia"/>
        </w:rPr>
        <w:t>沉淀机制的反应式：</w:t>
      </w:r>
    </w:p>
    <w:p w14:paraId="3719D9F9" w14:textId="77777777" w:rsidR="001B5AF8" w:rsidRDefault="001B5AF8" w:rsidP="001B5AF8">
      <w:pPr>
        <w:pStyle w:val="Bf2"/>
      </w:pPr>
      <w:r>
        <w:t>2.</w:t>
      </w:r>
      <w:r>
        <w:t>两种不同产物的</w:t>
      </w:r>
      <w:r>
        <w:t>EMP</w:t>
      </w:r>
      <w:r>
        <w:t>技术</w:t>
      </w:r>
    </w:p>
    <w:p w14:paraId="75CBF9C0" w14:textId="77777777" w:rsidR="001B5AF8" w:rsidRDefault="001B5AF8" w:rsidP="001B5AF8">
      <w:pPr>
        <w:pStyle w:val="Bf2"/>
      </w:pPr>
      <w:r>
        <w:t>EMP</w:t>
      </w:r>
      <w:r>
        <w:t>技术按照产物分类分为</w:t>
      </w:r>
      <w:proofErr w:type="gramStart"/>
      <w:r>
        <w:t>鸟粪石</w:t>
      </w:r>
      <w:proofErr w:type="gramEnd"/>
      <w:r>
        <w:t>法（</w:t>
      </w:r>
      <w:r>
        <w:t>MgNH</w:t>
      </w:r>
      <w:r w:rsidRPr="00A35C4F">
        <w:rPr>
          <w:vertAlign w:val="subscript"/>
        </w:rPr>
        <w:t>4</w:t>
      </w:r>
      <w:r>
        <w:t>PO</w:t>
      </w:r>
      <w:r w:rsidRPr="00A35C4F">
        <w:rPr>
          <w:vertAlign w:val="subscript"/>
        </w:rPr>
        <w:t>4</w:t>
      </w:r>
      <w:r>
        <w:t xml:space="preserve"> •</w:t>
      </w:r>
      <w:r w:rsidRPr="00A35C4F">
        <w:t>6</w:t>
      </w:r>
      <w:r>
        <w:t>H</w:t>
      </w:r>
      <w:r w:rsidRPr="00A35C4F">
        <w:rPr>
          <w:vertAlign w:val="subscript"/>
        </w:rPr>
        <w:t>2</w:t>
      </w:r>
      <w:r>
        <w:t>O</w:t>
      </w:r>
      <w:r>
        <w:t>）和</w:t>
      </w:r>
      <w:proofErr w:type="spellStart"/>
      <w:r>
        <w:t>CaP</w:t>
      </w:r>
      <w:proofErr w:type="spellEnd"/>
      <w:r>
        <w:t>法。</w:t>
      </w:r>
    </w:p>
    <w:p w14:paraId="2D3921DA" w14:textId="77777777" w:rsidR="001B5AF8" w:rsidRDefault="001B5AF8" w:rsidP="001B5AF8">
      <w:pPr>
        <w:pStyle w:val="Bf2"/>
      </w:pPr>
      <w:r>
        <w:t>（</w:t>
      </w:r>
      <w:r>
        <w:t>1</w:t>
      </w:r>
      <w:r>
        <w:t>）</w:t>
      </w:r>
      <w:proofErr w:type="gramStart"/>
      <w:r>
        <w:t>鸟粪石</w:t>
      </w:r>
      <w:proofErr w:type="gramEnd"/>
      <w:r>
        <w:t>法：</w:t>
      </w:r>
      <w:proofErr w:type="gramStart"/>
      <w:r>
        <w:t>鸟粪石</w:t>
      </w:r>
      <w:proofErr w:type="gramEnd"/>
      <w:r>
        <w:t>的优点在于，能同时回收</w:t>
      </w:r>
      <w:r>
        <w:t>N</w:t>
      </w:r>
      <w:r>
        <w:t>和</w:t>
      </w:r>
      <w:r>
        <w:t>P</w:t>
      </w:r>
      <w:r>
        <w:t>。缺点在于，因为局部高</w:t>
      </w:r>
      <w:r>
        <w:t>pH</w:t>
      </w:r>
      <w:r>
        <w:t>会使</w:t>
      </w:r>
      <w:r>
        <w:t>NH</w:t>
      </w:r>
      <w:r w:rsidRPr="00A35C4F">
        <w:rPr>
          <w:vertAlign w:val="subscript"/>
        </w:rPr>
        <w:t>4</w:t>
      </w:r>
      <w:r w:rsidRPr="00A35C4F">
        <w:rPr>
          <w:vertAlign w:val="superscript"/>
        </w:rPr>
        <w:t>+</w:t>
      </w:r>
      <w:r>
        <w:t>倾向于转换为</w:t>
      </w:r>
      <w:r>
        <w:t>NH</w:t>
      </w:r>
      <w:r w:rsidRPr="00A35C4F">
        <w:rPr>
          <w:vertAlign w:val="subscript"/>
        </w:rPr>
        <w:t>3</w:t>
      </w:r>
      <w:r>
        <w:t>，所以直接在阴极形成</w:t>
      </w:r>
      <w:proofErr w:type="gramStart"/>
      <w:r>
        <w:t>鸟粪石</w:t>
      </w:r>
      <w:proofErr w:type="gramEnd"/>
      <w:r>
        <w:t>较为困难，除此之外，通常需要添加额外的</w:t>
      </w:r>
      <w:r>
        <w:t>Mg</w:t>
      </w:r>
      <w:r w:rsidRPr="00A35C4F">
        <w:rPr>
          <w:vertAlign w:val="superscript"/>
        </w:rPr>
        <w:t>2+</w:t>
      </w:r>
      <w:r>
        <w:t>来达到高效回收鸟粪石</w:t>
      </w:r>
      <w:r>
        <w:rPr>
          <w:rFonts w:hint="eastAsia"/>
        </w:rPr>
        <w:t>，同时，</w:t>
      </w:r>
      <w:r>
        <w:t>高</w:t>
      </w:r>
      <w:r>
        <w:t>pH</w:t>
      </w:r>
      <w:r>
        <w:t>环境可能会导致</w:t>
      </w:r>
      <w:r>
        <w:t>Mg</w:t>
      </w:r>
      <w:r>
        <w:t>（</w:t>
      </w:r>
      <w:r>
        <w:t>OH</w:t>
      </w:r>
      <w:r>
        <w:t>）</w:t>
      </w:r>
      <w:r w:rsidRPr="00A35C4F">
        <w:rPr>
          <w:vertAlign w:val="subscript"/>
        </w:rPr>
        <w:t>2</w:t>
      </w:r>
      <w:r>
        <w:t>的生成</w:t>
      </w:r>
      <w:r>
        <w:rPr>
          <w:rFonts w:hint="eastAsia"/>
        </w:rPr>
        <w:t>，影响产物纯度。</w:t>
      </w:r>
    </w:p>
    <w:p w14:paraId="03D47FA4" w14:textId="77777777" w:rsidR="001B5AF8" w:rsidRDefault="001B5AF8" w:rsidP="001B5AF8">
      <w:pPr>
        <w:pStyle w:val="Bf2"/>
      </w:pPr>
      <w:r>
        <w:t>电流密度通过影响</w:t>
      </w:r>
      <w:r>
        <w:t>OH-</w:t>
      </w:r>
      <w:r>
        <w:t>的产生，进而影响</w:t>
      </w:r>
      <w:proofErr w:type="gramStart"/>
      <w:r>
        <w:t>鸟粪石</w:t>
      </w:r>
      <w:proofErr w:type="gramEnd"/>
      <w:r>
        <w:t>的生成</w:t>
      </w:r>
      <w:r>
        <w:rPr>
          <w:rFonts w:hint="eastAsia"/>
        </w:rPr>
        <w:t>。</w:t>
      </w:r>
      <w:r>
        <w:t>Wang</w:t>
      </w:r>
      <w:r>
        <w:t>等人报道，当电流密度从</w:t>
      </w:r>
      <w:r>
        <w:t>5.8</w:t>
      </w:r>
      <w:r>
        <w:t>升到</w:t>
      </w:r>
      <w:r>
        <w:t>17.3A/m</w:t>
      </w:r>
      <w:r w:rsidRPr="00A35C4F">
        <w:rPr>
          <w:vertAlign w:val="superscript"/>
        </w:rPr>
        <w:t>2</w:t>
      </w:r>
      <w:r>
        <w:t>，阴极上沉积的</w:t>
      </w:r>
      <w:proofErr w:type="gramStart"/>
      <w:r>
        <w:t>鸟粪石</w:t>
      </w:r>
      <w:proofErr w:type="gramEnd"/>
      <w:r>
        <w:t>百分比从</w:t>
      </w:r>
      <w:r>
        <w:t>91%</w:t>
      </w:r>
      <w:r>
        <w:t>降到</w:t>
      </w:r>
      <w:r>
        <w:t>18%</w:t>
      </w:r>
      <w:r>
        <w:t>。</w:t>
      </w:r>
    </w:p>
    <w:p w14:paraId="0A316915" w14:textId="77777777" w:rsidR="001B5AF8" w:rsidRDefault="001B5AF8" w:rsidP="001B5AF8">
      <w:pPr>
        <w:pStyle w:val="Bf2"/>
      </w:pPr>
      <w:r>
        <w:t>（</w:t>
      </w:r>
      <w:r>
        <w:t>2</w:t>
      </w:r>
      <w:r>
        <w:t>）</w:t>
      </w:r>
      <w:proofErr w:type="spellStart"/>
      <w:r>
        <w:t>CaP</w:t>
      </w:r>
      <w:proofErr w:type="spellEnd"/>
      <w:r>
        <w:t>法：</w:t>
      </w:r>
      <w:proofErr w:type="spellStart"/>
      <w:r>
        <w:t>CaP</w:t>
      </w:r>
      <w:proofErr w:type="spellEnd"/>
      <w:r>
        <w:t>的优点在于，因为污水中</w:t>
      </w:r>
      <w:r>
        <w:t>Ca</w:t>
      </w:r>
      <w:r w:rsidRPr="00A35C4F">
        <w:rPr>
          <w:vertAlign w:val="superscript"/>
        </w:rPr>
        <w:t>2+</w:t>
      </w:r>
      <w:r>
        <w:t>一般浓度较高（</w:t>
      </w:r>
      <w:r>
        <w:t>Ca</w:t>
      </w:r>
      <w:r w:rsidRPr="00A35C4F">
        <w:rPr>
          <w:vertAlign w:val="superscript"/>
        </w:rPr>
        <w:t>2+</w:t>
      </w:r>
      <w:r>
        <w:t>浓度：城市污水</w:t>
      </w:r>
      <w:r>
        <w:t>20-120mg/L</w:t>
      </w:r>
      <w:r>
        <w:t>、乳制品工艺污水</w:t>
      </w:r>
      <w:r>
        <w:t>2200mg/L</w:t>
      </w:r>
      <w:r>
        <w:t>），污水中</w:t>
      </w:r>
      <w:r>
        <w:t>Ca</w:t>
      </w:r>
      <w:r>
        <w:t>源较充足，所以形成</w:t>
      </w:r>
      <w:proofErr w:type="spellStart"/>
      <w:r>
        <w:t>CaP</w:t>
      </w:r>
      <w:proofErr w:type="spellEnd"/>
      <w:r>
        <w:t>沉淀不需要投加</w:t>
      </w:r>
      <w:r>
        <w:t>Ca</w:t>
      </w:r>
      <w:r w:rsidRPr="00A35C4F">
        <w:rPr>
          <w:vertAlign w:val="superscript"/>
        </w:rPr>
        <w:t>2+</w:t>
      </w:r>
      <w:r>
        <w:t>，并且</w:t>
      </w:r>
      <w:proofErr w:type="spellStart"/>
      <w:r>
        <w:t>CaP</w:t>
      </w:r>
      <w:proofErr w:type="spellEnd"/>
      <w:r>
        <w:t>产物与磷矿组成类似，使其可以不经过加工，就能成为工业生产磷肥的替代原料。</w:t>
      </w:r>
    </w:p>
    <w:p w14:paraId="24990E71" w14:textId="77777777" w:rsidR="001B5AF8" w:rsidRPr="00EF05B3" w:rsidRDefault="001B5AF8" w:rsidP="001B5AF8">
      <w:pPr>
        <w:pStyle w:val="Bf2"/>
      </w:pPr>
      <w:r>
        <w:t>总的来说，需要同时回收</w:t>
      </w:r>
      <w:r>
        <w:t>N</w:t>
      </w:r>
      <w:r>
        <w:t>和</w:t>
      </w:r>
      <w:r>
        <w:t>P</w:t>
      </w:r>
      <w:r>
        <w:t>时，</w:t>
      </w:r>
      <w:proofErr w:type="gramStart"/>
      <w:r>
        <w:t>鸟粪石</w:t>
      </w:r>
      <w:proofErr w:type="gramEnd"/>
      <w:r>
        <w:t>法具有优势，但是当目标污水中</w:t>
      </w:r>
      <w:r>
        <w:t>N</w:t>
      </w:r>
      <w:r>
        <w:t>和</w:t>
      </w:r>
      <w:r>
        <w:t>Mg</w:t>
      </w:r>
      <w:r w:rsidRPr="00EF05B3">
        <w:rPr>
          <w:vertAlign w:val="superscript"/>
        </w:rPr>
        <w:t>2+</w:t>
      </w:r>
      <w:r>
        <w:t>浓度较低时，</w:t>
      </w:r>
      <w:r>
        <w:rPr>
          <w:rFonts w:hint="eastAsia"/>
        </w:rPr>
        <w:t>回收</w:t>
      </w:r>
      <w:r>
        <w:rPr>
          <w:rFonts w:hint="eastAsia"/>
        </w:rPr>
        <w:t>P</w:t>
      </w:r>
      <w:r>
        <w:rPr>
          <w:rFonts w:hint="eastAsia"/>
        </w:rPr>
        <w:t>使用</w:t>
      </w:r>
      <w:proofErr w:type="spellStart"/>
      <w:r>
        <w:t>CaP</w:t>
      </w:r>
      <w:proofErr w:type="spellEnd"/>
      <w:r>
        <w:t>法更适用。</w:t>
      </w:r>
    </w:p>
    <w:p w14:paraId="1ECBC74A" w14:textId="77777777" w:rsidR="001B5AF8" w:rsidRPr="00A35C4F" w:rsidRDefault="001B5AF8" w:rsidP="001B5AF8">
      <w:pPr>
        <w:pStyle w:val="Bf2"/>
      </w:pPr>
    </w:p>
    <w:p w14:paraId="0AA92B3E" w14:textId="77777777" w:rsidR="001B5AF8" w:rsidRPr="00ED74C7" w:rsidRDefault="001B5AF8" w:rsidP="001B5AF8">
      <w:pPr>
        <w:pStyle w:val="B8"/>
        <w:rPr>
          <w:rFonts w:ascii="宋体" w:eastAsia="宋体" w:hAnsi="宋体"/>
          <w:b/>
          <w:bCs/>
        </w:rPr>
      </w:pPr>
      <w:r>
        <w:rPr>
          <w:rFonts w:ascii="宋体" w:eastAsia="宋体" w:hAnsi="宋体" w:hint="eastAsia"/>
          <w:b/>
          <w:bCs/>
        </w:rPr>
        <w:t>E</w:t>
      </w:r>
      <w:r>
        <w:rPr>
          <w:rFonts w:ascii="宋体" w:eastAsia="宋体" w:hAnsi="宋体"/>
          <w:b/>
          <w:bCs/>
        </w:rPr>
        <w:t>MP</w:t>
      </w:r>
      <w:r>
        <w:rPr>
          <w:rFonts w:ascii="宋体" w:eastAsia="宋体" w:hAnsi="宋体" w:hint="eastAsia"/>
          <w:b/>
          <w:bCs/>
        </w:rPr>
        <w:t>技术的影响因素和发展</w:t>
      </w:r>
    </w:p>
    <w:p w14:paraId="16EC9655" w14:textId="77777777" w:rsidR="001B5AF8" w:rsidRPr="00BC4093" w:rsidRDefault="001B5AF8" w:rsidP="001B5AF8">
      <w:pPr>
        <w:pStyle w:val="B8"/>
        <w:rPr>
          <w:rFonts w:ascii="宋体" w:eastAsia="宋体" w:hAnsi="宋体"/>
          <w:b/>
          <w:bCs/>
        </w:rPr>
      </w:pPr>
      <w:r w:rsidRPr="00BC4093">
        <w:rPr>
          <w:rFonts w:ascii="宋体" w:eastAsia="宋体" w:hAnsi="宋体"/>
          <w:b/>
          <w:bCs/>
        </w:rPr>
        <w:t>1.EMP体系中pH的</w:t>
      </w:r>
      <w:r>
        <w:rPr>
          <w:rFonts w:ascii="宋体" w:eastAsia="宋体" w:hAnsi="宋体" w:hint="eastAsia"/>
          <w:b/>
          <w:bCs/>
        </w:rPr>
        <w:t>影响</w:t>
      </w:r>
    </w:p>
    <w:p w14:paraId="0D50062F" w14:textId="77777777" w:rsidR="001B5AF8" w:rsidRDefault="001B5AF8" w:rsidP="001B5AF8">
      <w:pPr>
        <w:pStyle w:val="Bf2"/>
      </w:pPr>
      <w:r>
        <w:rPr>
          <w:rFonts w:hint="eastAsia"/>
        </w:rPr>
        <w:t>（</w:t>
      </w:r>
      <w:r>
        <w:rPr>
          <w:rFonts w:hint="eastAsia"/>
        </w:rPr>
        <w:t>1</w:t>
      </w:r>
      <w:r>
        <w:rPr>
          <w:rFonts w:hint="eastAsia"/>
        </w:rPr>
        <w:t>）对磷酸根的影响</w:t>
      </w:r>
    </w:p>
    <w:p w14:paraId="520A019B" w14:textId="77777777" w:rsidR="001B5AF8" w:rsidRDefault="001B5AF8" w:rsidP="001B5AF8">
      <w:pPr>
        <w:pStyle w:val="Bf2"/>
      </w:pPr>
      <w:r>
        <w:rPr>
          <w:rFonts w:hint="eastAsia"/>
        </w:rPr>
        <w:t>结论</w:t>
      </w:r>
      <w:r w:rsidRPr="00EF05B3">
        <w:t>：磷酸根在不同</w:t>
      </w:r>
      <w:r w:rsidRPr="00EF05B3">
        <w:t>pH</w:t>
      </w:r>
      <w:r w:rsidRPr="00EF05B3">
        <w:t>条件下以不同形式存在</w:t>
      </w:r>
      <w:r>
        <w:rPr>
          <w:rFonts w:hint="eastAsia"/>
        </w:rPr>
        <w:t>。</w:t>
      </w:r>
    </w:p>
    <w:p w14:paraId="64EC6A8D" w14:textId="77777777" w:rsidR="001B5AF8" w:rsidRPr="006445DB" w:rsidRDefault="001B5AF8" w:rsidP="001B5AF8">
      <w:pPr>
        <w:pStyle w:val="Bf2"/>
      </w:pPr>
      <w:r>
        <w:rPr>
          <w:rFonts w:hint="eastAsia"/>
        </w:rPr>
        <w:t>依据：</w:t>
      </w:r>
      <w:r>
        <w:t xml:space="preserve">Helle </w:t>
      </w:r>
      <w:proofErr w:type="spellStart"/>
      <w:r>
        <w:t>Ugilt</w:t>
      </w:r>
      <w:proofErr w:type="spellEnd"/>
      <w:r>
        <w:t xml:space="preserve"> </w:t>
      </w:r>
      <w:proofErr w:type="spellStart"/>
      <w:r>
        <w:t>Sø</w:t>
      </w:r>
      <w:proofErr w:type="spellEnd"/>
      <w:r>
        <w:rPr>
          <w:rFonts w:hint="eastAsia"/>
        </w:rPr>
        <w:t>在其博士论文中表明，</w:t>
      </w:r>
      <w:r w:rsidRPr="00EF05B3">
        <w:t>pH</w:t>
      </w:r>
      <w:r w:rsidRPr="00EF05B3">
        <w:t>＜</w:t>
      </w:r>
      <w:r w:rsidRPr="00EF05B3">
        <w:t>7.2</w:t>
      </w:r>
      <w:r w:rsidRPr="00EF05B3">
        <w:t>时，磷酸</w:t>
      </w:r>
      <w:proofErr w:type="gramStart"/>
      <w:r w:rsidRPr="00EF05B3">
        <w:t>根主要</w:t>
      </w:r>
      <w:proofErr w:type="gramEnd"/>
      <w:r w:rsidRPr="00EF05B3">
        <w:t>以</w:t>
      </w:r>
      <w:r w:rsidRPr="00EF05B3">
        <w:t>H</w:t>
      </w:r>
      <w:r w:rsidRPr="00EF05B3">
        <w:rPr>
          <w:vertAlign w:val="subscript"/>
        </w:rPr>
        <w:t>2</w:t>
      </w:r>
      <w:r w:rsidRPr="00EF05B3">
        <w:t>PO</w:t>
      </w:r>
      <w:r w:rsidRPr="00EF05B3">
        <w:rPr>
          <w:vertAlign w:val="subscript"/>
        </w:rPr>
        <w:t>4</w:t>
      </w:r>
      <w:r w:rsidRPr="00EF05B3">
        <w:rPr>
          <w:vertAlign w:val="superscript"/>
        </w:rPr>
        <w:t>-</w:t>
      </w:r>
      <w:r w:rsidRPr="00EF05B3">
        <w:t>形式存在，</w:t>
      </w:r>
      <w:r w:rsidRPr="00EF05B3">
        <w:t>pH</w:t>
      </w:r>
      <w:r w:rsidRPr="00EF05B3">
        <w:t>＞</w:t>
      </w:r>
      <w:r w:rsidRPr="00EF05B3">
        <w:t>7.2</w:t>
      </w:r>
      <w:r w:rsidRPr="00EF05B3">
        <w:t>时，主要是</w:t>
      </w:r>
      <w:r w:rsidRPr="00EF05B3">
        <w:t>HPO</w:t>
      </w:r>
      <w:r w:rsidRPr="00EF05B3">
        <w:rPr>
          <w:vertAlign w:val="subscript"/>
        </w:rPr>
        <w:t>4</w:t>
      </w:r>
      <w:r w:rsidRPr="00EF05B3">
        <w:rPr>
          <w:vertAlign w:val="superscript"/>
        </w:rPr>
        <w:t>2-</w:t>
      </w:r>
      <w:r>
        <w:rPr>
          <w:rFonts w:hint="eastAsia"/>
        </w:rPr>
        <w:t>。</w:t>
      </w:r>
    </w:p>
    <w:p w14:paraId="5CC09BDB" w14:textId="77777777" w:rsidR="001B5AF8" w:rsidRDefault="001B5AF8" w:rsidP="001B5AF8">
      <w:pPr>
        <w:pStyle w:val="Bf2"/>
      </w:pPr>
      <w:r>
        <w:rPr>
          <w:rFonts w:hint="eastAsia"/>
        </w:rPr>
        <w:t>（</w:t>
      </w:r>
      <w:r>
        <w:rPr>
          <w:rFonts w:hint="eastAsia"/>
        </w:rPr>
        <w:t>2</w:t>
      </w:r>
      <w:r>
        <w:rPr>
          <w:rFonts w:hint="eastAsia"/>
        </w:rPr>
        <w:t>）对沉淀的影响</w:t>
      </w:r>
    </w:p>
    <w:p w14:paraId="64280B54" w14:textId="77777777" w:rsidR="001B5AF8" w:rsidRPr="00EF05B3" w:rsidRDefault="001B5AF8" w:rsidP="001B5AF8">
      <w:pPr>
        <w:pStyle w:val="Bf2"/>
      </w:pPr>
      <w:r w:rsidRPr="00EF05B3">
        <w:t>结论：高</w:t>
      </w:r>
      <w:r w:rsidRPr="00EF05B3">
        <w:t>pH</w:t>
      </w:r>
      <w:r w:rsidRPr="00EF05B3">
        <w:t>环境能为</w:t>
      </w:r>
      <w:proofErr w:type="spellStart"/>
      <w:r w:rsidRPr="00EF05B3">
        <w:t>CaP</w:t>
      </w:r>
      <w:proofErr w:type="spellEnd"/>
      <w:r w:rsidRPr="00EF05B3">
        <w:t>沉淀的形成，提供更多的</w:t>
      </w:r>
      <w:proofErr w:type="gramStart"/>
      <w:r w:rsidRPr="00EF05B3">
        <w:t>的</w:t>
      </w:r>
      <w:proofErr w:type="gramEnd"/>
      <w:r w:rsidRPr="00EF05B3">
        <w:t>驱动力。</w:t>
      </w:r>
    </w:p>
    <w:p w14:paraId="6F478F7F" w14:textId="77777777" w:rsidR="001B5AF8" w:rsidRPr="00EF05B3" w:rsidRDefault="001B5AF8" w:rsidP="001B5AF8">
      <w:pPr>
        <w:pStyle w:val="Bf2"/>
      </w:pPr>
      <w:r>
        <w:rPr>
          <w:rFonts w:hint="eastAsia"/>
        </w:rPr>
        <w:t>依据</w:t>
      </w:r>
      <w:r w:rsidRPr="00EF05B3">
        <w:t>：</w:t>
      </w:r>
      <w:r w:rsidRPr="006445DB">
        <w:t>Lei</w:t>
      </w:r>
      <w:r>
        <w:rPr>
          <w:rFonts w:hint="eastAsia"/>
        </w:rPr>
        <w:t>等人研究表明，</w:t>
      </w:r>
      <w:r w:rsidRPr="00EF05B3">
        <w:t>首先，因为高</w:t>
      </w:r>
      <w:r w:rsidRPr="00EF05B3">
        <w:t>pH</w:t>
      </w:r>
      <w:r w:rsidRPr="00EF05B3">
        <w:t>环境下</w:t>
      </w:r>
      <w:r w:rsidRPr="00EF05B3">
        <w:t>OH</w:t>
      </w:r>
      <w:r w:rsidRPr="006445DB">
        <w:rPr>
          <w:vertAlign w:val="superscript"/>
        </w:rPr>
        <w:t>-</w:t>
      </w:r>
      <w:r w:rsidRPr="00EF05B3">
        <w:t>更多，磷酸根的质子会更多的被消耗，从而产生更多</w:t>
      </w:r>
      <w:r w:rsidRPr="00EF05B3">
        <w:t>HAP</w:t>
      </w:r>
      <w:r w:rsidRPr="00EF05B3">
        <w:t>组分的磷酸根，</w:t>
      </w:r>
      <w:r>
        <w:rPr>
          <w:rFonts w:hint="eastAsia"/>
        </w:rPr>
        <w:t>导致磷</w:t>
      </w:r>
      <w:r w:rsidRPr="00EF05B3">
        <w:t>沉淀（</w:t>
      </w:r>
      <w:r w:rsidRPr="00EF05B3">
        <w:t>HAP</w:t>
      </w:r>
      <w:r w:rsidRPr="00EF05B3">
        <w:t>）的过饱和系数（</w:t>
      </w:r>
      <w:r w:rsidRPr="00EF05B3">
        <w:t>SI</w:t>
      </w:r>
      <w:r w:rsidRPr="00EF05B3">
        <w:t>）会随着</w:t>
      </w:r>
      <w:r w:rsidRPr="00EF05B3">
        <w:t>pH</w:t>
      </w:r>
      <w:r w:rsidRPr="00EF05B3">
        <w:t>的增加而升高；其次，在高</w:t>
      </w:r>
      <w:r w:rsidRPr="00EF05B3">
        <w:t>pH</w:t>
      </w:r>
      <w:r w:rsidRPr="00EF05B3">
        <w:t>环境下，</w:t>
      </w:r>
      <w:r w:rsidRPr="00EF05B3">
        <w:t>P</w:t>
      </w:r>
      <w:r w:rsidRPr="00EF05B3">
        <w:t>沉淀的溶解度更低，有利于沉淀物的形成。</w:t>
      </w:r>
    </w:p>
    <w:p w14:paraId="2758F040" w14:textId="77777777" w:rsidR="001B5AF8" w:rsidRDefault="001B5AF8" w:rsidP="001B5AF8">
      <w:pPr>
        <w:pStyle w:val="Bf2"/>
      </w:pPr>
      <w:r>
        <w:rPr>
          <w:rFonts w:hint="eastAsia"/>
        </w:rPr>
        <w:t>（</w:t>
      </w:r>
      <w:r>
        <w:rPr>
          <w:rFonts w:hint="eastAsia"/>
        </w:rPr>
        <w:t>3</w:t>
      </w:r>
      <w:r>
        <w:rPr>
          <w:rFonts w:hint="eastAsia"/>
        </w:rPr>
        <w:t>）局部</w:t>
      </w:r>
      <w:r>
        <w:t>pH</w:t>
      </w:r>
      <w:r>
        <w:rPr>
          <w:rFonts w:hint="eastAsia"/>
        </w:rPr>
        <w:t>与主体</w:t>
      </w:r>
      <w:r>
        <w:rPr>
          <w:rFonts w:hint="eastAsia"/>
        </w:rPr>
        <w:t>p</w:t>
      </w:r>
      <w:r>
        <w:t>H</w:t>
      </w:r>
      <w:r>
        <w:rPr>
          <w:rFonts w:hint="eastAsia"/>
        </w:rPr>
        <w:t>区别</w:t>
      </w:r>
    </w:p>
    <w:p w14:paraId="1A059D7F" w14:textId="77777777" w:rsidR="001B5AF8" w:rsidRPr="00EF05B3" w:rsidRDefault="001B5AF8" w:rsidP="001B5AF8">
      <w:pPr>
        <w:pStyle w:val="Bf2"/>
      </w:pPr>
      <w:r w:rsidRPr="00EF05B3">
        <w:t>结论：在电化学体系中，局部</w:t>
      </w:r>
      <w:r w:rsidRPr="00EF05B3">
        <w:t>pH</w:t>
      </w:r>
      <w:r w:rsidRPr="00EF05B3">
        <w:t>对</w:t>
      </w:r>
      <w:r>
        <w:rPr>
          <w:rFonts w:hint="eastAsia"/>
        </w:rPr>
        <w:t>沉淀</w:t>
      </w:r>
      <w:r w:rsidRPr="00EF05B3">
        <w:t>的影响远大于主体</w:t>
      </w:r>
      <w:r w:rsidRPr="00EF05B3">
        <w:t>pH</w:t>
      </w:r>
      <w:r w:rsidRPr="00EF05B3">
        <w:t>，主体溶液</w:t>
      </w:r>
      <w:r w:rsidRPr="00EF05B3">
        <w:t>pH</w:t>
      </w:r>
      <w:r w:rsidRPr="00EF05B3">
        <w:t>对</w:t>
      </w:r>
      <w:r w:rsidRPr="00EF05B3">
        <w:t>EMP</w:t>
      </w:r>
      <w:r w:rsidRPr="00EF05B3">
        <w:t>体系并没有决定性影响。</w:t>
      </w:r>
    </w:p>
    <w:p w14:paraId="6477C73C" w14:textId="77777777" w:rsidR="001B5AF8" w:rsidRDefault="001B5AF8" w:rsidP="001B5AF8">
      <w:pPr>
        <w:pStyle w:val="Bf2"/>
      </w:pPr>
      <w:r w:rsidRPr="00EF05B3">
        <w:t>依据：</w:t>
      </w:r>
      <w:r w:rsidRPr="00EF05B3">
        <w:t>Lei</w:t>
      </w:r>
      <w:r>
        <w:rPr>
          <w:rFonts w:hint="eastAsia"/>
        </w:rPr>
        <w:t>等人</w:t>
      </w:r>
      <w:r w:rsidRPr="00EF05B3">
        <w:t>的研究表明，在同等条件下，施加电流密度</w:t>
      </w:r>
      <w:r w:rsidRPr="00EF05B3">
        <w:t>3.8 A/m</w:t>
      </w:r>
      <w:r w:rsidRPr="00AB6C27">
        <w:rPr>
          <w:vertAlign w:val="superscript"/>
        </w:rPr>
        <w:t>2</w:t>
      </w:r>
      <w:r w:rsidRPr="00EF05B3">
        <w:t>，即使是在三种不同主体</w:t>
      </w:r>
      <w:r w:rsidRPr="00EF05B3">
        <w:t>pH</w:t>
      </w:r>
      <w:r w:rsidRPr="00EF05B3">
        <w:t>（</w:t>
      </w:r>
      <w:r w:rsidRPr="00EF05B3">
        <w:t>4.0</w:t>
      </w:r>
      <w:r w:rsidRPr="00EF05B3">
        <w:t>、</w:t>
      </w:r>
      <w:r w:rsidRPr="00EF05B3">
        <w:t>8.4</w:t>
      </w:r>
      <w:r w:rsidRPr="00EF05B3">
        <w:t>、</w:t>
      </w:r>
      <w:r w:rsidRPr="00EF05B3">
        <w:t>10.0</w:t>
      </w:r>
      <w:r w:rsidRPr="00EF05B3">
        <w:t>），磷去除率依然为</w:t>
      </w:r>
      <w:r w:rsidRPr="00EF05B3">
        <w:t>48%</w:t>
      </w:r>
      <w:r w:rsidRPr="00EF05B3">
        <w:t>以上；</w:t>
      </w:r>
      <w:r w:rsidRPr="00EF05B3">
        <w:t>Lu</w:t>
      </w:r>
      <w:r w:rsidRPr="00EF05B3">
        <w:t>等人的研究，特意将主体溶液</w:t>
      </w:r>
      <w:r w:rsidRPr="00EF05B3">
        <w:t>pH</w:t>
      </w:r>
      <w:r w:rsidRPr="00EF05B3">
        <w:t>控制在</w:t>
      </w:r>
      <w:r w:rsidRPr="00EF05B3">
        <w:t>5.1</w:t>
      </w:r>
      <w:r w:rsidRPr="00EF05B3">
        <w:t>，此时的主体溶液无法形成</w:t>
      </w:r>
      <w:proofErr w:type="spellStart"/>
      <w:r w:rsidRPr="00EF05B3">
        <w:t>CaP</w:t>
      </w:r>
      <w:proofErr w:type="spellEnd"/>
      <w:r w:rsidRPr="00EF05B3">
        <w:t>，但能从阴极局部上收集到</w:t>
      </w:r>
      <w:proofErr w:type="spellStart"/>
      <w:r w:rsidRPr="00EF05B3">
        <w:t>CaP</w:t>
      </w:r>
      <w:proofErr w:type="spellEnd"/>
      <w:r w:rsidRPr="00EF05B3">
        <w:t>；</w:t>
      </w:r>
      <w:r w:rsidRPr="00EF05B3">
        <w:t>Lei</w:t>
      </w:r>
      <w:r w:rsidRPr="00EF05B3">
        <w:t>等人的研究发现，即使主体溶液</w:t>
      </w:r>
      <w:r w:rsidRPr="00EF05B3">
        <w:t>pH</w:t>
      </w:r>
      <w:r w:rsidRPr="00EF05B3">
        <w:t>从</w:t>
      </w:r>
      <w:r w:rsidRPr="00EF05B3">
        <w:t>7.5</w:t>
      </w:r>
      <w:r w:rsidRPr="00EF05B3">
        <w:t>急剧下降到</w:t>
      </w:r>
      <w:r w:rsidRPr="00EF05B3">
        <w:t>3.8</w:t>
      </w:r>
      <w:r w:rsidRPr="00EF05B3">
        <w:t>，磷的去除率却并没有受到太大影响，去除率轻微的从</w:t>
      </w:r>
      <w:r w:rsidRPr="00EF05B3">
        <w:t>55%</w:t>
      </w:r>
      <w:r w:rsidRPr="00EF05B3">
        <w:t>降到</w:t>
      </w:r>
      <w:r w:rsidRPr="00EF05B3">
        <w:t>49%</w:t>
      </w:r>
      <w:r w:rsidRPr="00EF05B3">
        <w:t>。</w:t>
      </w:r>
    </w:p>
    <w:p w14:paraId="6223282E" w14:textId="77777777" w:rsidR="001B5AF8" w:rsidRDefault="001B5AF8" w:rsidP="001B5AF8">
      <w:pPr>
        <w:pStyle w:val="Bf2"/>
      </w:pPr>
      <w:r>
        <w:rPr>
          <w:rFonts w:hint="eastAsia"/>
        </w:rPr>
        <w:t>（</w:t>
      </w:r>
      <w:r>
        <w:rPr>
          <w:rFonts w:hint="eastAsia"/>
        </w:rPr>
        <w:t>4</w:t>
      </w:r>
      <w:r>
        <w:rPr>
          <w:rFonts w:hint="eastAsia"/>
        </w:rPr>
        <w:t>）</w:t>
      </w:r>
      <w:r w:rsidRPr="00EF05B3">
        <w:t>主体溶液</w:t>
      </w:r>
      <w:r w:rsidRPr="00EF05B3">
        <w:t>pH</w:t>
      </w:r>
      <w:r w:rsidRPr="00EF05B3">
        <w:t>的作用</w:t>
      </w:r>
    </w:p>
    <w:p w14:paraId="79C94F50" w14:textId="77777777" w:rsidR="001B5AF8" w:rsidRDefault="001B5AF8" w:rsidP="001B5AF8">
      <w:pPr>
        <w:pStyle w:val="Bf2"/>
      </w:pPr>
      <w:r w:rsidRPr="00EF05B3">
        <w:t>主体溶液</w:t>
      </w:r>
      <w:r w:rsidRPr="00EF05B3">
        <w:t>pH</w:t>
      </w:r>
      <w:r w:rsidRPr="00EF05B3">
        <w:t>能够间接影响污水中</w:t>
      </w:r>
      <w:r w:rsidRPr="00EF05B3">
        <w:t>HCO</w:t>
      </w:r>
      <w:r w:rsidRPr="00AB6C27">
        <w:rPr>
          <w:vertAlign w:val="subscript"/>
        </w:rPr>
        <w:t>3</w:t>
      </w:r>
      <w:r w:rsidRPr="00AB6C27">
        <w:rPr>
          <w:vertAlign w:val="superscript"/>
        </w:rPr>
        <w:t>-</w:t>
      </w:r>
      <w:r w:rsidRPr="00EF05B3">
        <w:t>/CO</w:t>
      </w:r>
      <w:r w:rsidRPr="00AB6C27">
        <w:rPr>
          <w:vertAlign w:val="subscript"/>
        </w:rPr>
        <w:t>3</w:t>
      </w:r>
      <w:r w:rsidRPr="00AB6C27">
        <w:rPr>
          <w:vertAlign w:val="superscript"/>
        </w:rPr>
        <w:t>2-</w:t>
      </w:r>
      <w:r w:rsidRPr="00EF05B3">
        <w:t>的形态甚至浓度，比如，如果污水呈酸性（</w:t>
      </w:r>
      <w:r w:rsidRPr="00EF05B3">
        <w:t>pH</w:t>
      </w:r>
      <w:r w:rsidRPr="00EF05B3">
        <w:t>较低），显然</w:t>
      </w:r>
      <w:r w:rsidRPr="00EF05B3">
        <w:t>HCO</w:t>
      </w:r>
      <w:r w:rsidRPr="002E1554">
        <w:rPr>
          <w:vertAlign w:val="subscript"/>
        </w:rPr>
        <w:t>3</w:t>
      </w:r>
      <w:r w:rsidRPr="002E1554">
        <w:rPr>
          <w:vertAlign w:val="superscript"/>
        </w:rPr>
        <w:t>-</w:t>
      </w:r>
      <w:r w:rsidRPr="00EF05B3">
        <w:t>/CO</w:t>
      </w:r>
      <w:r w:rsidRPr="002E1554">
        <w:rPr>
          <w:vertAlign w:val="subscript"/>
        </w:rPr>
        <w:t>3</w:t>
      </w:r>
      <w:r w:rsidRPr="002E1554">
        <w:rPr>
          <w:vertAlign w:val="superscript"/>
        </w:rPr>
        <w:t>2-</w:t>
      </w:r>
      <w:r w:rsidRPr="00EF05B3">
        <w:t>浓度会降低，导致</w:t>
      </w:r>
      <w:r w:rsidRPr="00EF05B3">
        <w:t>CO</w:t>
      </w:r>
      <w:r w:rsidRPr="002E1554">
        <w:rPr>
          <w:vertAlign w:val="subscript"/>
        </w:rPr>
        <w:t>3</w:t>
      </w:r>
      <w:r w:rsidRPr="002E1554">
        <w:rPr>
          <w:vertAlign w:val="superscript"/>
        </w:rPr>
        <w:t>2-</w:t>
      </w:r>
      <w:r w:rsidRPr="00EF05B3">
        <w:t>与磷酸根对</w:t>
      </w:r>
      <w:r w:rsidRPr="00EF05B3">
        <w:t>Ca</w:t>
      </w:r>
      <w:r w:rsidRPr="002E1554">
        <w:rPr>
          <w:vertAlign w:val="superscript"/>
        </w:rPr>
        <w:t>2+</w:t>
      </w:r>
      <w:r w:rsidRPr="00EF05B3">
        <w:t>的竞争减少。因此污水</w:t>
      </w:r>
      <w:r w:rsidRPr="00EF05B3">
        <w:t>pH</w:t>
      </w:r>
      <w:r w:rsidRPr="00EF05B3">
        <w:t>低，能减少</w:t>
      </w:r>
      <w:r w:rsidRPr="00EF05B3">
        <w:t>HCO</w:t>
      </w:r>
      <w:r w:rsidRPr="002E1554">
        <w:rPr>
          <w:vertAlign w:val="subscript"/>
        </w:rPr>
        <w:t>3</w:t>
      </w:r>
      <w:r w:rsidRPr="002E1554">
        <w:rPr>
          <w:vertAlign w:val="superscript"/>
        </w:rPr>
        <w:t>-</w:t>
      </w:r>
      <w:r w:rsidRPr="00EF05B3">
        <w:t>/CO</w:t>
      </w:r>
      <w:r w:rsidRPr="002E1554">
        <w:rPr>
          <w:vertAlign w:val="subscript"/>
        </w:rPr>
        <w:t>3</w:t>
      </w:r>
      <w:r w:rsidRPr="002E1554">
        <w:rPr>
          <w:vertAlign w:val="superscript"/>
        </w:rPr>
        <w:t>2-</w:t>
      </w:r>
      <w:r w:rsidRPr="00EF05B3">
        <w:t>对沉淀的负面影响。</w:t>
      </w:r>
    </w:p>
    <w:p w14:paraId="3AF4B1C4" w14:textId="77777777" w:rsidR="001B5AF8" w:rsidRDefault="001B5AF8" w:rsidP="001B5AF8">
      <w:pPr>
        <w:pStyle w:val="Bf2"/>
      </w:pPr>
      <w:r>
        <w:rPr>
          <w:rFonts w:hint="eastAsia"/>
        </w:rPr>
        <w:t>（</w:t>
      </w:r>
      <w:r>
        <w:rPr>
          <w:rFonts w:hint="eastAsia"/>
        </w:rPr>
        <w:t>5</w:t>
      </w:r>
      <w:r>
        <w:rPr>
          <w:rFonts w:hint="eastAsia"/>
        </w:rPr>
        <w:t>）</w:t>
      </w:r>
      <w:r w:rsidRPr="00EF05B3">
        <w:t>主体溶液</w:t>
      </w:r>
      <w:r w:rsidRPr="00EF05B3">
        <w:t>pH</w:t>
      </w:r>
      <w:r w:rsidRPr="00EF05B3">
        <w:t>的变化</w:t>
      </w:r>
    </w:p>
    <w:p w14:paraId="58546FDD" w14:textId="77777777" w:rsidR="001B5AF8" w:rsidRDefault="001B5AF8" w:rsidP="001B5AF8">
      <w:pPr>
        <w:pStyle w:val="Bf2"/>
      </w:pPr>
      <w:r>
        <w:rPr>
          <w:rFonts w:hint="eastAsia"/>
        </w:rPr>
        <w:t>结论：</w:t>
      </w:r>
      <w:r w:rsidRPr="00EF05B3">
        <w:t>一般的</w:t>
      </w:r>
      <w:r w:rsidRPr="00EF05B3">
        <w:t>EMP</w:t>
      </w:r>
      <w:r w:rsidRPr="00EF05B3">
        <w:t>体系，主体溶液</w:t>
      </w:r>
      <w:r w:rsidRPr="00EF05B3">
        <w:t>pH</w:t>
      </w:r>
      <w:r w:rsidRPr="00EF05B3">
        <w:t>保持稳定</w:t>
      </w:r>
    </w:p>
    <w:p w14:paraId="3A544BF3" w14:textId="77777777" w:rsidR="001B5AF8" w:rsidRDefault="001B5AF8" w:rsidP="001B5AF8">
      <w:pPr>
        <w:pStyle w:val="Bf2"/>
      </w:pPr>
      <w:r>
        <w:rPr>
          <w:rFonts w:hint="eastAsia"/>
        </w:rPr>
        <w:t>依据：因为</w:t>
      </w:r>
      <w:r>
        <w:rPr>
          <w:rFonts w:hint="eastAsia"/>
        </w:rPr>
        <w:t>P</w:t>
      </w:r>
      <w:r>
        <w:t>erera</w:t>
      </w:r>
      <w:r>
        <w:rPr>
          <w:rFonts w:hint="eastAsia"/>
        </w:rPr>
        <w:t>等人报道，</w:t>
      </w:r>
      <w:r w:rsidRPr="00EF05B3">
        <w:t>阳极产生的</w:t>
      </w:r>
      <w:r w:rsidRPr="00EF05B3">
        <w:t>H+</w:t>
      </w:r>
      <w:r w:rsidRPr="00EF05B3">
        <w:t>和阴极产生的</w:t>
      </w:r>
      <w:r w:rsidRPr="00EF05B3">
        <w:t>OH-</w:t>
      </w:r>
      <w:r w:rsidRPr="00EF05B3">
        <w:t>相互中和</w:t>
      </w:r>
      <w:r>
        <w:rPr>
          <w:rFonts w:hint="eastAsia"/>
        </w:rPr>
        <w:t>。</w:t>
      </w:r>
      <w:r>
        <w:t xml:space="preserve"> </w:t>
      </w:r>
    </w:p>
    <w:p w14:paraId="4EF27AE0" w14:textId="77777777" w:rsidR="001B5AF8" w:rsidRDefault="001B5AF8" w:rsidP="001B5AF8">
      <w:pPr>
        <w:pStyle w:val="Bf2"/>
      </w:pPr>
      <w:r>
        <w:rPr>
          <w:rFonts w:hint="eastAsia"/>
        </w:rPr>
        <w:t>结论：在</w:t>
      </w:r>
      <w:r w:rsidRPr="00EF05B3">
        <w:t>产生</w:t>
      </w:r>
      <w:proofErr w:type="spellStart"/>
      <w:r w:rsidRPr="00EF05B3">
        <w:t>CaP</w:t>
      </w:r>
      <w:proofErr w:type="spellEnd"/>
      <w:r w:rsidRPr="00EF05B3">
        <w:t>的</w:t>
      </w:r>
      <w:r w:rsidRPr="00EF05B3">
        <w:t>EMP</w:t>
      </w:r>
      <w:r w:rsidRPr="00EF05B3">
        <w:t>体系</w:t>
      </w:r>
      <w:r>
        <w:rPr>
          <w:rFonts w:hint="eastAsia"/>
        </w:rPr>
        <w:t>或</w:t>
      </w:r>
      <w:r w:rsidRPr="00EF05B3">
        <w:t>在高电流密度下，主体溶液</w:t>
      </w:r>
      <w:r w:rsidRPr="00EF05B3">
        <w:t>pH</w:t>
      </w:r>
      <w:r>
        <w:rPr>
          <w:rFonts w:hint="eastAsia"/>
        </w:rPr>
        <w:t>会</w:t>
      </w:r>
      <w:r w:rsidRPr="00EF05B3">
        <w:t>出现降低</w:t>
      </w:r>
      <w:r>
        <w:rPr>
          <w:rFonts w:hint="eastAsia"/>
        </w:rPr>
        <w:t>。</w:t>
      </w:r>
    </w:p>
    <w:p w14:paraId="4760B5CC" w14:textId="77777777" w:rsidR="001B5AF8" w:rsidRDefault="001B5AF8" w:rsidP="001B5AF8">
      <w:pPr>
        <w:pStyle w:val="Bf2"/>
      </w:pPr>
      <w:r>
        <w:rPr>
          <w:rFonts w:hint="eastAsia"/>
        </w:rPr>
        <w:t>依据：</w:t>
      </w:r>
      <w:r w:rsidRPr="00EF05B3">
        <w:t>Lei</w:t>
      </w:r>
      <w:r w:rsidRPr="00EF05B3">
        <w:t>等人报道，因为生成</w:t>
      </w:r>
      <w:proofErr w:type="spellStart"/>
      <w:r w:rsidRPr="00EF05B3">
        <w:t>CaP</w:t>
      </w:r>
      <w:proofErr w:type="spellEnd"/>
      <w:r w:rsidRPr="00EF05B3">
        <w:t>消耗</w:t>
      </w:r>
      <w:r w:rsidRPr="00EF05B3">
        <w:t>OH-</w:t>
      </w:r>
      <w:r w:rsidRPr="00EF05B3">
        <w:t>，所以</w:t>
      </w:r>
      <w:r w:rsidRPr="00EF05B3">
        <w:t>H+</w:t>
      </w:r>
      <w:r w:rsidRPr="00EF05B3">
        <w:t>产生积累，表现为</w:t>
      </w:r>
      <w:r w:rsidRPr="00EF05B3">
        <w:t>pH</w:t>
      </w:r>
      <w:r w:rsidRPr="00EF05B3">
        <w:t>明显降低</w:t>
      </w:r>
      <w:r>
        <w:rPr>
          <w:rFonts w:hint="eastAsia"/>
        </w:rPr>
        <w:t>；</w:t>
      </w:r>
      <w:r>
        <w:rPr>
          <w:rFonts w:hint="eastAsia"/>
        </w:rPr>
        <w:t>P</w:t>
      </w:r>
      <w:r>
        <w:t>erera</w:t>
      </w:r>
      <w:r>
        <w:rPr>
          <w:rFonts w:hint="eastAsia"/>
        </w:rPr>
        <w:t>等人报道，</w:t>
      </w:r>
      <w:r w:rsidRPr="00EF05B3">
        <w:t>在高电流密度下，阳极产生的</w:t>
      </w:r>
      <w:r w:rsidRPr="00EF05B3">
        <w:t>H+</w:t>
      </w:r>
      <w:r w:rsidRPr="00EF05B3">
        <w:t>超过了缓冲剂的承受能力，也会导致主体溶液</w:t>
      </w:r>
      <w:r w:rsidRPr="00EF05B3">
        <w:t>pH</w:t>
      </w:r>
      <w:r w:rsidRPr="00EF05B3">
        <w:t>降低；</w:t>
      </w:r>
    </w:p>
    <w:p w14:paraId="642B2574" w14:textId="77777777" w:rsidR="001B5AF8" w:rsidRDefault="001B5AF8" w:rsidP="001B5AF8">
      <w:pPr>
        <w:pStyle w:val="Bf2"/>
      </w:pPr>
      <w:r>
        <w:rPr>
          <w:rFonts w:hint="eastAsia"/>
        </w:rPr>
        <w:t>结论：</w:t>
      </w:r>
      <w:r w:rsidRPr="00EF05B3">
        <w:t>处理城市污水时，主体溶液</w:t>
      </w:r>
      <w:r w:rsidRPr="00EF05B3">
        <w:t>pH</w:t>
      </w:r>
      <w:r w:rsidRPr="00EF05B3">
        <w:t>的变化与主体溶液初始</w:t>
      </w:r>
      <w:r w:rsidRPr="00EF05B3">
        <w:t>pH</w:t>
      </w:r>
      <w:r w:rsidRPr="00EF05B3">
        <w:t>有关。</w:t>
      </w:r>
    </w:p>
    <w:p w14:paraId="6648C4E1" w14:textId="77777777" w:rsidR="001B5AF8" w:rsidRDefault="001B5AF8" w:rsidP="001B5AF8">
      <w:pPr>
        <w:pStyle w:val="Bf2"/>
      </w:pPr>
      <w:r>
        <w:rPr>
          <w:rFonts w:hint="eastAsia"/>
        </w:rPr>
        <w:t>依据：</w:t>
      </w:r>
      <w:r w:rsidRPr="00EF05B3">
        <w:t>Lei</w:t>
      </w:r>
      <w:r w:rsidRPr="00EF05B3">
        <w:t>等人的研究表明，初始</w:t>
      </w:r>
      <w:r w:rsidRPr="00EF05B3">
        <w:t>pH</w:t>
      </w:r>
      <w:r w:rsidRPr="00EF05B3">
        <w:t>低于</w:t>
      </w:r>
      <w:r w:rsidRPr="00EF05B3">
        <w:t>6</w:t>
      </w:r>
      <w:r w:rsidRPr="00EF05B3">
        <w:t>时，电化学处理后的主体</w:t>
      </w:r>
      <w:r w:rsidRPr="00EF05B3">
        <w:t>pH</w:t>
      </w:r>
      <w:r w:rsidRPr="00EF05B3">
        <w:t>会降低，初始</w:t>
      </w:r>
      <w:r w:rsidRPr="00EF05B3">
        <w:t>pH</w:t>
      </w:r>
      <w:r w:rsidRPr="00EF05B3">
        <w:t>高于</w:t>
      </w:r>
      <w:r w:rsidRPr="00EF05B3">
        <w:t>6</w:t>
      </w:r>
      <w:r w:rsidRPr="00EF05B3">
        <w:t>时，电化学处理后的主体</w:t>
      </w:r>
      <w:r w:rsidRPr="00EF05B3">
        <w:t>pH</w:t>
      </w:r>
      <w:r w:rsidRPr="00EF05B3">
        <w:t>会升高。前者可能是因为，酸化使得</w:t>
      </w:r>
      <w:r w:rsidRPr="00EF05B3">
        <w:t>HCO</w:t>
      </w:r>
      <w:r w:rsidRPr="00B45679">
        <w:rPr>
          <w:vertAlign w:val="subscript"/>
        </w:rPr>
        <w:t>3</w:t>
      </w:r>
      <w:r w:rsidRPr="00B45679">
        <w:rPr>
          <w:vertAlign w:val="superscript"/>
        </w:rPr>
        <w:t>-</w:t>
      </w:r>
      <w:r w:rsidRPr="00EF05B3">
        <w:t>/CO</w:t>
      </w:r>
      <w:r w:rsidRPr="00B45679">
        <w:rPr>
          <w:vertAlign w:val="subscript"/>
        </w:rPr>
        <w:t>3</w:t>
      </w:r>
      <w:r w:rsidRPr="00B45679">
        <w:rPr>
          <w:vertAlign w:val="superscript"/>
        </w:rPr>
        <w:t>2-</w:t>
      </w:r>
      <w:r w:rsidRPr="00EF05B3">
        <w:t>缓冲剂减少以及</w:t>
      </w:r>
      <w:r w:rsidRPr="00EF05B3">
        <w:t>CO</w:t>
      </w:r>
      <w:r w:rsidRPr="00B45679">
        <w:rPr>
          <w:vertAlign w:val="subscript"/>
        </w:rPr>
        <w:t>2</w:t>
      </w:r>
      <w:r w:rsidRPr="00EF05B3">
        <w:t>、</w:t>
      </w:r>
      <w:r w:rsidRPr="00EF05B3">
        <w:t>Mg</w:t>
      </w:r>
      <w:r w:rsidRPr="00B45679">
        <w:rPr>
          <w:vertAlign w:val="superscript"/>
        </w:rPr>
        <w:t>2+</w:t>
      </w:r>
      <w:r w:rsidRPr="00EF05B3">
        <w:t>和</w:t>
      </w:r>
      <w:r w:rsidRPr="00EF05B3">
        <w:t>NH</w:t>
      </w:r>
      <w:r w:rsidRPr="00B45679">
        <w:rPr>
          <w:vertAlign w:val="subscript"/>
        </w:rPr>
        <w:t>4</w:t>
      </w:r>
      <w:r w:rsidRPr="00B45679">
        <w:rPr>
          <w:vertAlign w:val="superscript"/>
        </w:rPr>
        <w:t>+</w:t>
      </w:r>
      <w:r w:rsidRPr="00EF05B3">
        <w:t>对</w:t>
      </w:r>
      <w:r w:rsidRPr="00EF05B3">
        <w:t>OH</w:t>
      </w:r>
      <w:r w:rsidRPr="00B45679">
        <w:rPr>
          <w:vertAlign w:val="superscript"/>
        </w:rPr>
        <w:t>-</w:t>
      </w:r>
      <w:r w:rsidRPr="00EF05B3">
        <w:t>的消耗，导致</w:t>
      </w:r>
      <w:r w:rsidRPr="00EF05B3">
        <w:t>H</w:t>
      </w:r>
      <w:r w:rsidRPr="00B45679">
        <w:rPr>
          <w:vertAlign w:val="superscript"/>
        </w:rPr>
        <w:t>+</w:t>
      </w:r>
      <w:r w:rsidRPr="00EF05B3">
        <w:t>得到积累，表现为</w:t>
      </w:r>
      <w:r w:rsidRPr="00EF05B3">
        <w:t>pH</w:t>
      </w:r>
      <w:r w:rsidRPr="00EF05B3">
        <w:t>降低，而后者可能是因为</w:t>
      </w:r>
      <w:r w:rsidRPr="00EF05B3">
        <w:t>HCO</w:t>
      </w:r>
      <w:r w:rsidRPr="00B45679">
        <w:rPr>
          <w:vertAlign w:val="subscript"/>
        </w:rPr>
        <w:t>3</w:t>
      </w:r>
      <w:r w:rsidRPr="00B45679">
        <w:rPr>
          <w:vertAlign w:val="superscript"/>
        </w:rPr>
        <w:t>-</w:t>
      </w:r>
      <w:r w:rsidRPr="00EF05B3">
        <w:t>/CO</w:t>
      </w:r>
      <w:r w:rsidRPr="00B45679">
        <w:rPr>
          <w:vertAlign w:val="subscript"/>
        </w:rPr>
        <w:t>3</w:t>
      </w:r>
      <w:r w:rsidRPr="00B45679">
        <w:rPr>
          <w:vertAlign w:val="superscript"/>
        </w:rPr>
        <w:t>2-</w:t>
      </w:r>
      <w:r w:rsidRPr="00EF05B3">
        <w:t>消耗了阳极产生的</w:t>
      </w:r>
      <w:r w:rsidRPr="00EF05B3">
        <w:t>H</w:t>
      </w:r>
      <w:r w:rsidRPr="00B45679">
        <w:rPr>
          <w:vertAlign w:val="superscript"/>
        </w:rPr>
        <w:t>+</w:t>
      </w:r>
      <w:r w:rsidRPr="00EF05B3">
        <w:t>，使得</w:t>
      </w:r>
      <w:r w:rsidRPr="00EF05B3">
        <w:t>OH</w:t>
      </w:r>
      <w:r w:rsidRPr="00B45679">
        <w:rPr>
          <w:vertAlign w:val="superscript"/>
        </w:rPr>
        <w:t>-</w:t>
      </w:r>
      <w:r w:rsidRPr="00EF05B3">
        <w:t>得到积累，表现为</w:t>
      </w:r>
      <w:r w:rsidRPr="00EF05B3">
        <w:t>pH</w:t>
      </w:r>
      <w:r w:rsidRPr="00EF05B3">
        <w:t>上升。</w:t>
      </w:r>
    </w:p>
    <w:p w14:paraId="10B5E19B" w14:textId="77777777" w:rsidR="001B5AF8" w:rsidRPr="00BC4093" w:rsidRDefault="001B5AF8" w:rsidP="001B5AF8">
      <w:pPr>
        <w:pStyle w:val="B8"/>
        <w:rPr>
          <w:rFonts w:ascii="宋体" w:eastAsia="宋体" w:hAnsi="宋体"/>
          <w:b/>
          <w:bCs/>
        </w:rPr>
      </w:pPr>
      <w:r w:rsidRPr="00BC4093">
        <w:rPr>
          <w:rFonts w:ascii="宋体" w:eastAsia="宋体" w:hAnsi="宋体"/>
          <w:b/>
          <w:bCs/>
        </w:rPr>
        <w:t>2.EMP体系中电流密度的影响</w:t>
      </w:r>
    </w:p>
    <w:p w14:paraId="2C9CA012" w14:textId="77777777" w:rsidR="001B5AF8" w:rsidRDefault="001B5AF8" w:rsidP="001B5AF8">
      <w:pPr>
        <w:pStyle w:val="Bf2"/>
      </w:pPr>
      <w:r>
        <w:rPr>
          <w:rFonts w:hint="eastAsia"/>
        </w:rPr>
        <w:t>（</w:t>
      </w:r>
      <w:r>
        <w:rPr>
          <w:rFonts w:hint="eastAsia"/>
        </w:rPr>
        <w:t>1</w:t>
      </w:r>
      <w:r>
        <w:rPr>
          <w:rFonts w:hint="eastAsia"/>
        </w:rPr>
        <w:t>）电流密度对去除率的影响</w:t>
      </w:r>
    </w:p>
    <w:p w14:paraId="0FB5A530" w14:textId="77777777" w:rsidR="001B5AF8" w:rsidRDefault="001B5AF8" w:rsidP="001B5AF8">
      <w:pPr>
        <w:pStyle w:val="Bf2"/>
      </w:pPr>
      <w:r>
        <w:rPr>
          <w:rFonts w:hint="eastAsia"/>
        </w:rPr>
        <w:t>结论：</w:t>
      </w:r>
      <w:r>
        <w:t>施加的电流密度直接决定了</w:t>
      </w:r>
      <w:r>
        <w:t>OH</w:t>
      </w:r>
      <w:r w:rsidRPr="009F5321">
        <w:rPr>
          <w:vertAlign w:val="superscript"/>
        </w:rPr>
        <w:t>-</w:t>
      </w:r>
      <w:r>
        <w:t>的产生速度</w:t>
      </w:r>
      <w:r>
        <w:rPr>
          <w:rFonts w:hint="eastAsia"/>
        </w:rPr>
        <w:t>，</w:t>
      </w:r>
      <w:r>
        <w:t>一般情况</w:t>
      </w:r>
      <w:r>
        <w:rPr>
          <w:rFonts w:hint="eastAsia"/>
        </w:rPr>
        <w:t>下</w:t>
      </w:r>
      <w:r>
        <w:t>，</w:t>
      </w:r>
      <w:r>
        <w:t>P</w:t>
      </w:r>
      <w:r>
        <w:t>去除率随着电流密度升高而增加。</w:t>
      </w:r>
    </w:p>
    <w:p w14:paraId="468EE353" w14:textId="77777777" w:rsidR="001B5AF8" w:rsidRDefault="001B5AF8" w:rsidP="001B5AF8">
      <w:pPr>
        <w:pStyle w:val="Bf2"/>
      </w:pPr>
      <w:r>
        <w:rPr>
          <w:rFonts w:hint="eastAsia"/>
        </w:rPr>
        <w:t>依据：</w:t>
      </w:r>
      <w:r w:rsidRPr="009F5321">
        <w:t>Lei</w:t>
      </w:r>
      <w:r>
        <w:rPr>
          <w:rFonts w:hint="eastAsia"/>
        </w:rPr>
        <w:t>和</w:t>
      </w:r>
      <w:r w:rsidRPr="009F5321">
        <w:t>Perer</w:t>
      </w:r>
      <w:r>
        <w:rPr>
          <w:rFonts w:hint="eastAsia"/>
        </w:rPr>
        <w:t>a</w:t>
      </w:r>
      <w:r>
        <w:rPr>
          <w:rFonts w:hint="eastAsia"/>
        </w:rPr>
        <w:t>以及</w:t>
      </w:r>
      <w:proofErr w:type="spellStart"/>
      <w:r w:rsidRPr="009F5321">
        <w:t>Takabe</w:t>
      </w:r>
      <w:proofErr w:type="spellEnd"/>
      <w:r>
        <w:rPr>
          <w:rFonts w:hint="eastAsia"/>
        </w:rPr>
        <w:t>、</w:t>
      </w:r>
      <w:r w:rsidRPr="009F5321">
        <w:t>Zhang</w:t>
      </w:r>
      <w:r>
        <w:rPr>
          <w:rFonts w:hint="eastAsia"/>
        </w:rPr>
        <w:t>等人研究结果显示。</w:t>
      </w:r>
    </w:p>
    <w:p w14:paraId="72B3CC87" w14:textId="77777777" w:rsidR="001B5AF8" w:rsidRDefault="001B5AF8" w:rsidP="001B5AF8">
      <w:pPr>
        <w:pStyle w:val="Bf2"/>
      </w:pPr>
      <w:r>
        <w:rPr>
          <w:rFonts w:hint="eastAsia"/>
        </w:rPr>
        <w:t>结论：</w:t>
      </w:r>
      <w:r>
        <w:t>当电流密度大于某个值时</w:t>
      </w:r>
      <w:r>
        <w:rPr>
          <w:rFonts w:hint="eastAsia"/>
        </w:rPr>
        <w:t>，</w:t>
      </w:r>
      <w:r>
        <w:rPr>
          <w:rFonts w:hint="eastAsia"/>
        </w:rPr>
        <w:t>P</w:t>
      </w:r>
      <w:r>
        <w:rPr>
          <w:rFonts w:hint="eastAsia"/>
        </w:rPr>
        <w:t>去除率可能不会发生很大变化甚至略微降低。</w:t>
      </w:r>
    </w:p>
    <w:p w14:paraId="76BA4E07" w14:textId="77777777" w:rsidR="001B5AF8" w:rsidRDefault="001B5AF8" w:rsidP="001B5AF8">
      <w:pPr>
        <w:pStyle w:val="Bf2"/>
      </w:pPr>
      <w:r>
        <w:rPr>
          <w:rFonts w:hint="eastAsia"/>
        </w:rPr>
        <w:t>依据：</w:t>
      </w:r>
      <w:r>
        <w:t>在</w:t>
      </w:r>
      <w:r>
        <w:t>Lei</w:t>
      </w:r>
      <w:r>
        <w:t>和</w:t>
      </w:r>
      <w:r>
        <w:t>Zhang</w:t>
      </w:r>
      <w:r>
        <w:t>等人的研究中，</w:t>
      </w:r>
      <w:r>
        <w:rPr>
          <w:rFonts w:hint="eastAsia"/>
        </w:rPr>
        <w:t>电流密度过高，</w:t>
      </w:r>
      <w:r>
        <w:t>去除率不会发生很大变化，其中一个原因是</w:t>
      </w:r>
      <w:r>
        <w:t>P</w:t>
      </w:r>
      <w:r>
        <w:t>浓度的限制，另一个原因是阴极逐渐形成的沉淀层阻碍了磷酸根向阴极的扩散；</w:t>
      </w:r>
      <w:r>
        <w:rPr>
          <w:rFonts w:hint="eastAsia"/>
        </w:rPr>
        <w:t>而</w:t>
      </w:r>
      <w:proofErr w:type="spellStart"/>
      <w:r>
        <w:t>Takabe</w:t>
      </w:r>
      <w:proofErr w:type="spellEnd"/>
      <w:r>
        <w:t>等人的研究表明，去除率甚至会轻微降低，可能是由于在高电流密度下，阴极和磷酸根具有强静电斥力，抑制磷酸根向阴极的电迁移，因此去除率降低。</w:t>
      </w:r>
    </w:p>
    <w:p w14:paraId="64504D77" w14:textId="77777777" w:rsidR="001B5AF8" w:rsidRDefault="001B5AF8" w:rsidP="001B5AF8">
      <w:pPr>
        <w:pStyle w:val="Bf2"/>
      </w:pPr>
      <w:r>
        <w:rPr>
          <w:rFonts w:hint="eastAsia"/>
        </w:rPr>
        <w:t>（</w:t>
      </w:r>
      <w:r>
        <w:t>2</w:t>
      </w:r>
      <w:r>
        <w:rPr>
          <w:rFonts w:hint="eastAsia"/>
        </w:rPr>
        <w:t>）</w:t>
      </w:r>
      <w:r>
        <w:t>关于沉淀层的发现</w:t>
      </w:r>
    </w:p>
    <w:p w14:paraId="77B8AFDC" w14:textId="77777777" w:rsidR="001B5AF8" w:rsidRDefault="001B5AF8" w:rsidP="001B5AF8">
      <w:pPr>
        <w:pStyle w:val="Bf2"/>
      </w:pPr>
      <w:r>
        <w:t>Lei</w:t>
      </w:r>
      <w:r>
        <w:t>等人的研究发现，阴极电解水生成的</w:t>
      </w:r>
      <w:r>
        <w:t>H</w:t>
      </w:r>
      <w:r w:rsidRPr="00015F36">
        <w:rPr>
          <w:vertAlign w:val="subscript"/>
        </w:rPr>
        <w:t>2</w:t>
      </w:r>
      <w:r>
        <w:t>，在向外逸出的过程中，造成了阴极覆盖的沉淀层具有多孔的结构。这种沉淀结构可能会帮助磷酸根向阴极扩散。</w:t>
      </w:r>
    </w:p>
    <w:p w14:paraId="033F7EC4" w14:textId="77777777" w:rsidR="001B5AF8" w:rsidRDefault="001B5AF8" w:rsidP="001B5AF8">
      <w:pPr>
        <w:pStyle w:val="Bf2"/>
      </w:pPr>
      <w:r>
        <w:t>（</w:t>
      </w:r>
      <w:r>
        <w:t>3</w:t>
      </w:r>
      <w:r>
        <w:t>）电流密度对沉淀的影响</w:t>
      </w:r>
    </w:p>
    <w:p w14:paraId="35EED1C9" w14:textId="77777777" w:rsidR="001B5AF8" w:rsidRDefault="001B5AF8" w:rsidP="001B5AF8">
      <w:pPr>
        <w:pStyle w:val="Bf2"/>
      </w:pPr>
      <w:r>
        <w:rPr>
          <w:rFonts w:hint="eastAsia"/>
        </w:rPr>
        <w:t>结论：</w:t>
      </w:r>
      <w:r>
        <w:t>电流密度会影响沉淀的大小。</w:t>
      </w:r>
    </w:p>
    <w:p w14:paraId="25F2E8C9" w14:textId="77777777" w:rsidR="001B5AF8" w:rsidRDefault="001B5AF8" w:rsidP="001B5AF8">
      <w:pPr>
        <w:pStyle w:val="Bf2"/>
      </w:pPr>
      <w:r>
        <w:rPr>
          <w:rFonts w:hint="eastAsia"/>
        </w:rPr>
        <w:t>依据：</w:t>
      </w:r>
      <w:r>
        <w:t>Perera</w:t>
      </w:r>
      <w:r>
        <w:t>等人发现，沉淀颗粒的大小随着电流密度升高（</w:t>
      </w:r>
      <w:r>
        <w:t>3.8</w:t>
      </w:r>
      <w:r>
        <w:t>升至</w:t>
      </w:r>
      <w:r>
        <w:t>50.4 A/m</w:t>
      </w:r>
      <w:r w:rsidRPr="00015F36">
        <w:rPr>
          <w:vertAlign w:val="superscript"/>
        </w:rPr>
        <w:t>2</w:t>
      </w:r>
      <w:r>
        <w:t>）而降低，原因是电流密度的升高，导致</w:t>
      </w:r>
      <w:r>
        <w:t>pH</w:t>
      </w:r>
      <w:r>
        <w:t>和磷化物的</w:t>
      </w:r>
      <w:r>
        <w:t>SI</w:t>
      </w:r>
      <w:r>
        <w:t>也升高，使得</w:t>
      </w:r>
      <w:proofErr w:type="spellStart"/>
      <w:r>
        <w:t>CaP</w:t>
      </w:r>
      <w:proofErr w:type="spellEnd"/>
      <w:r>
        <w:t>更偏向于直接成核而不是生长扩大，表现为沉淀颗粒在高电流密度时尺寸较小，其后果就是不利于沉淀的分离和回收产物的</w:t>
      </w:r>
      <w:r>
        <w:t>P</w:t>
      </w:r>
      <w:r>
        <w:t>较少；</w:t>
      </w:r>
    </w:p>
    <w:p w14:paraId="72D92C8D" w14:textId="77777777" w:rsidR="001B5AF8" w:rsidRDefault="001B5AF8" w:rsidP="001B5AF8">
      <w:pPr>
        <w:pStyle w:val="Bf2"/>
      </w:pPr>
      <w:r>
        <w:rPr>
          <w:rFonts w:hint="eastAsia"/>
        </w:rPr>
        <w:t>结论：</w:t>
      </w:r>
      <w:r>
        <w:t>电流密度会影响沉淀的组成</w:t>
      </w:r>
      <w:r>
        <w:rPr>
          <w:rFonts w:hint="eastAsia"/>
        </w:rPr>
        <w:t>和含量。</w:t>
      </w:r>
    </w:p>
    <w:p w14:paraId="108F0CA5" w14:textId="77777777" w:rsidR="001B5AF8" w:rsidRDefault="001B5AF8" w:rsidP="001B5AF8">
      <w:pPr>
        <w:pStyle w:val="Bf2"/>
      </w:pPr>
      <w:r>
        <w:rPr>
          <w:rFonts w:hint="eastAsia"/>
        </w:rPr>
        <w:t>依据：</w:t>
      </w:r>
      <w:r>
        <w:t>Lei</w:t>
      </w:r>
      <w:r>
        <w:t>等人的研究表明，不同电流密度下</w:t>
      </w:r>
      <w:proofErr w:type="spellStart"/>
      <w:r>
        <w:t>CaP</w:t>
      </w:r>
      <w:proofErr w:type="spellEnd"/>
      <w:r>
        <w:t>的形态不同</w:t>
      </w:r>
      <w:r>
        <w:rPr>
          <w:rFonts w:hint="eastAsia"/>
        </w:rPr>
        <w:t>。</w:t>
      </w:r>
      <w:r>
        <w:t>电流密度为</w:t>
      </w:r>
      <w:r>
        <w:t>1.9A/m</w:t>
      </w:r>
      <w:r w:rsidRPr="00015F36">
        <w:rPr>
          <w:vertAlign w:val="superscript"/>
        </w:rPr>
        <w:t>2</w:t>
      </w:r>
      <w:r>
        <w:t>时，形成</w:t>
      </w:r>
      <w:r>
        <w:t>ACP</w:t>
      </w:r>
      <w:r>
        <w:t>沉淀，电流密度为</w:t>
      </w:r>
      <w:r>
        <w:t>18.9A/m</w:t>
      </w:r>
      <w:r w:rsidRPr="00015F36">
        <w:rPr>
          <w:vertAlign w:val="superscript"/>
        </w:rPr>
        <w:t>2</w:t>
      </w:r>
      <w:r>
        <w:t>时，形成</w:t>
      </w:r>
      <w:r>
        <w:t>HAP</w:t>
      </w:r>
      <w:r>
        <w:t>沉淀</w:t>
      </w:r>
      <w:r>
        <w:rPr>
          <w:rFonts w:hint="eastAsia"/>
        </w:rPr>
        <w:t>，同时，沉淀</w:t>
      </w:r>
      <w:r>
        <w:t>中</w:t>
      </w:r>
      <w:proofErr w:type="spellStart"/>
      <w:r>
        <w:t>CaP</w:t>
      </w:r>
      <w:proofErr w:type="spellEnd"/>
      <w:r>
        <w:t>的相对含量随着电流密度升高而降低，在极低的电流密度</w:t>
      </w:r>
      <w:r>
        <w:t>0.04A/m</w:t>
      </w:r>
      <w:r w:rsidRPr="00920C84">
        <w:rPr>
          <w:vertAlign w:val="superscript"/>
        </w:rPr>
        <w:t>2</w:t>
      </w:r>
      <w:r>
        <w:t>下，</w:t>
      </w:r>
      <w:r>
        <w:rPr>
          <w:rFonts w:hint="eastAsia"/>
        </w:rPr>
        <w:t>依然</w:t>
      </w:r>
      <w:r>
        <w:t>能产生</w:t>
      </w:r>
      <w:proofErr w:type="spellStart"/>
      <w:r>
        <w:t>CaP</w:t>
      </w:r>
      <w:proofErr w:type="spellEnd"/>
      <w:r>
        <w:t>沉淀，并且相比于高电流密度，用</w:t>
      </w:r>
      <w:r>
        <w:t>0.2A/m</w:t>
      </w:r>
      <w:r w:rsidRPr="00920C84">
        <w:rPr>
          <w:vertAlign w:val="superscript"/>
        </w:rPr>
        <w:t>2</w:t>
      </w:r>
      <w:r>
        <w:t>处理生活污水，可以</w:t>
      </w:r>
      <w:r>
        <w:rPr>
          <w:rFonts w:hint="eastAsia"/>
        </w:rPr>
        <w:t>降低</w:t>
      </w:r>
      <w:r>
        <w:t>CaCO</w:t>
      </w:r>
      <w:r w:rsidRPr="00920C84">
        <w:rPr>
          <w:vertAlign w:val="subscript"/>
        </w:rPr>
        <w:t>3</w:t>
      </w:r>
      <w:r>
        <w:t>的生成，以及基本不产生</w:t>
      </w:r>
      <w:r>
        <w:t>Mg</w:t>
      </w:r>
      <w:r>
        <w:t>（</w:t>
      </w:r>
      <w:r>
        <w:t>OH</w:t>
      </w:r>
      <w:r>
        <w:t>）</w:t>
      </w:r>
      <w:r w:rsidRPr="00920C84">
        <w:rPr>
          <w:vertAlign w:val="subscript"/>
        </w:rPr>
        <w:t>2</w:t>
      </w:r>
      <w:r>
        <w:t>，副产物含量降低产物纯度提高的同时，能耗也得到了降低。</w:t>
      </w:r>
    </w:p>
    <w:p w14:paraId="5AE4CD50" w14:textId="77777777" w:rsidR="001B5AF8" w:rsidRDefault="001B5AF8" w:rsidP="001B5AF8">
      <w:pPr>
        <w:pStyle w:val="Bf2"/>
      </w:pPr>
      <w:r>
        <w:t>节结论：总的来说，从实际去除效率、产物纯度和能耗的角度，</w:t>
      </w:r>
      <w:r>
        <w:t>EMP</w:t>
      </w:r>
      <w:r>
        <w:t>体系</w:t>
      </w:r>
      <w:proofErr w:type="gramStart"/>
      <w:r>
        <w:t>施加低</w:t>
      </w:r>
      <w:proofErr w:type="gramEnd"/>
      <w:r>
        <w:t>电流密度是较为合适的。</w:t>
      </w:r>
    </w:p>
    <w:p w14:paraId="16A558D2" w14:textId="77777777" w:rsidR="001B5AF8" w:rsidRPr="009F5321" w:rsidRDefault="001B5AF8" w:rsidP="001B5AF8">
      <w:pPr>
        <w:pStyle w:val="Bf2"/>
      </w:pPr>
    </w:p>
    <w:p w14:paraId="604D3333" w14:textId="77777777" w:rsidR="001B5AF8" w:rsidRDefault="001B5AF8" w:rsidP="001B5AF8">
      <w:pPr>
        <w:pStyle w:val="B8"/>
        <w:rPr>
          <w:rFonts w:ascii="宋体" w:eastAsia="宋体" w:hAnsi="宋体"/>
          <w:b/>
          <w:bCs/>
        </w:rPr>
      </w:pPr>
      <w:r>
        <w:rPr>
          <w:rFonts w:ascii="宋体" w:eastAsia="宋体" w:hAnsi="宋体" w:hint="eastAsia"/>
          <w:b/>
          <w:bCs/>
        </w:rPr>
        <w:t>3</w:t>
      </w:r>
      <w:r>
        <w:rPr>
          <w:rFonts w:ascii="宋体" w:eastAsia="宋体" w:hAnsi="宋体"/>
          <w:b/>
          <w:bCs/>
        </w:rPr>
        <w:t>.</w:t>
      </w:r>
      <w:r>
        <w:rPr>
          <w:rFonts w:ascii="宋体" w:eastAsia="宋体" w:hAnsi="宋体" w:hint="eastAsia"/>
          <w:b/>
          <w:bCs/>
        </w:rPr>
        <w:t>电化学</w:t>
      </w:r>
      <w:r w:rsidRPr="00920C84">
        <w:rPr>
          <w:rFonts w:ascii="宋体" w:eastAsia="宋体" w:hAnsi="宋体"/>
          <w:b/>
          <w:bCs/>
        </w:rPr>
        <w:t>电池构造</w:t>
      </w:r>
      <w:r>
        <w:rPr>
          <w:rFonts w:ascii="宋体" w:eastAsia="宋体" w:hAnsi="宋体" w:hint="eastAsia"/>
          <w:b/>
          <w:bCs/>
        </w:rPr>
        <w:t>的发展过程</w:t>
      </w:r>
    </w:p>
    <w:p w14:paraId="0CB20D3D" w14:textId="77777777" w:rsidR="001B5AF8" w:rsidRPr="00920C84" w:rsidRDefault="001B5AF8" w:rsidP="001B5AF8">
      <w:pPr>
        <w:pStyle w:val="Bf2"/>
      </w:pPr>
      <w:r w:rsidRPr="00920C84">
        <w:t>（</w:t>
      </w:r>
      <w:r w:rsidRPr="00920C84">
        <w:t>1</w:t>
      </w:r>
      <w:r w:rsidRPr="00920C84">
        <w:t>）对生物阳极的研究</w:t>
      </w:r>
    </w:p>
    <w:p w14:paraId="25B28B3E" w14:textId="77777777" w:rsidR="001B5AF8" w:rsidRPr="00920C84" w:rsidRDefault="001B5AF8" w:rsidP="001B5AF8">
      <w:pPr>
        <w:pStyle w:val="Bf2"/>
      </w:pPr>
      <w:r w:rsidRPr="00920C84">
        <w:t>目的：为了减少能量损耗，尝试开发生物阳极。</w:t>
      </w:r>
    </w:p>
    <w:p w14:paraId="4D949833" w14:textId="77777777" w:rsidR="001B5AF8" w:rsidRPr="00920C84" w:rsidRDefault="001B5AF8" w:rsidP="001B5AF8">
      <w:pPr>
        <w:pStyle w:val="Bf2"/>
      </w:pPr>
      <w:r w:rsidRPr="00920C84">
        <w:t>生物电化学原理：在阳极，产电微生物在阳极上生长，形成坚实的生物膜，通过氧化溶液中溶解性有机物，向阳极释放电子，生物电化学中有机物作为电子供体，起到了与电化学中</w:t>
      </w:r>
      <w:proofErr w:type="gramStart"/>
      <w:r w:rsidRPr="00920C84">
        <w:t>水类似</w:t>
      </w:r>
      <w:proofErr w:type="gramEnd"/>
      <w:r w:rsidRPr="00920C84">
        <w:t>的作用。阳极产生的电子通过外部回路转移至阴极，促使阴极发生还原反应。在阴极，如果是微生物燃料电池（</w:t>
      </w:r>
      <w:r w:rsidRPr="00920C84">
        <w:t>MFC</w:t>
      </w:r>
      <w:r w:rsidRPr="00920C84">
        <w:t>），那么阴极处发生氧气的还原反应（</w:t>
      </w:r>
      <w:r w:rsidRPr="00920C84">
        <w:t>ORR</w:t>
      </w:r>
      <w:r w:rsidRPr="00920C84">
        <w:t>），氧气转化为</w:t>
      </w:r>
      <w:r w:rsidRPr="00920C84">
        <w:t>H</w:t>
      </w:r>
      <w:r w:rsidRPr="00920C84">
        <w:rPr>
          <w:vertAlign w:val="subscript"/>
        </w:rPr>
        <w:t>2</w:t>
      </w:r>
      <w:r w:rsidRPr="00920C84">
        <w:t>O</w:t>
      </w:r>
      <w:r w:rsidRPr="00920C84">
        <w:t>，如果是微生物电解电池（</w:t>
      </w:r>
      <w:r w:rsidRPr="00920C84">
        <w:t>MEC</w:t>
      </w:r>
      <w:r w:rsidRPr="00920C84">
        <w:t>），那么阴极处发生析氢反应（</w:t>
      </w:r>
      <w:r w:rsidRPr="00920C84">
        <w:t>HER</w:t>
      </w:r>
      <w:r w:rsidRPr="00920C84">
        <w:t>），</w:t>
      </w:r>
      <w:r w:rsidRPr="00920C84">
        <w:t>H</w:t>
      </w:r>
      <w:r w:rsidRPr="00920C84">
        <w:rPr>
          <w:vertAlign w:val="superscript"/>
        </w:rPr>
        <w:t>+</w:t>
      </w:r>
      <w:r w:rsidRPr="00920C84">
        <w:t>/H</w:t>
      </w:r>
      <w:r w:rsidRPr="00920C84">
        <w:rPr>
          <w:vertAlign w:val="subscript"/>
        </w:rPr>
        <w:t>2</w:t>
      </w:r>
      <w:r w:rsidRPr="00920C84">
        <w:t>O</w:t>
      </w:r>
      <w:r w:rsidRPr="00920C84">
        <w:t>转化为</w:t>
      </w:r>
      <w:r w:rsidRPr="00920C84">
        <w:t>H</w:t>
      </w:r>
      <w:r w:rsidRPr="00920C84">
        <w:rPr>
          <w:vertAlign w:val="subscript"/>
        </w:rPr>
        <w:t>2</w:t>
      </w:r>
      <w:r w:rsidRPr="00920C84">
        <w:t>，进而导致阴极局部</w:t>
      </w:r>
      <w:r w:rsidRPr="00920C84">
        <w:t>pH</w:t>
      </w:r>
      <w:r w:rsidRPr="00920C84">
        <w:t>升高。</w:t>
      </w:r>
    </w:p>
    <w:p w14:paraId="589FABBA" w14:textId="77777777" w:rsidR="001B5AF8" w:rsidRDefault="001B5AF8" w:rsidP="001B5AF8">
      <w:pPr>
        <w:pStyle w:val="Bf2"/>
      </w:pPr>
      <w:r w:rsidRPr="00920C84">
        <w:t>生物电化学优点：与非生物的电化学反应相比，能耗明显降低，还能避免产生高毒性的有机氯化物</w:t>
      </w:r>
      <w:r>
        <w:rPr>
          <w:rFonts w:hint="eastAsia"/>
        </w:rPr>
        <w:t>。</w:t>
      </w:r>
    </w:p>
    <w:p w14:paraId="008BD830" w14:textId="77777777" w:rsidR="001B5AF8" w:rsidRPr="00920C84" w:rsidRDefault="001B5AF8" w:rsidP="001B5AF8">
      <w:pPr>
        <w:pStyle w:val="Bf2"/>
      </w:pPr>
      <w:r w:rsidRPr="00920C84">
        <w:t>生物电化学缺点：在典型的生活污水中，能较容易降解的有机碳并不多，不足以支持产电微生物产生充足的电流和高效的库伦效率来完成磷的回收。因此处理实际污水时，一般都会通过投加有机物的方式，为生物电化学反应器补充碳源。虽然</w:t>
      </w:r>
      <w:r w:rsidRPr="00920C84">
        <w:t>P</w:t>
      </w:r>
      <w:r w:rsidRPr="00920C84">
        <w:t>的去除效率增加了，但是额外投</w:t>
      </w:r>
      <w:proofErr w:type="gramStart"/>
      <w:r w:rsidRPr="00920C84">
        <w:t>加碳源</w:t>
      </w:r>
      <w:proofErr w:type="gramEnd"/>
      <w:r w:rsidRPr="00920C84">
        <w:t>的方式，极大的增加了实际运行成本，并且可能会在水体中发生难以预料的反应。</w:t>
      </w:r>
    </w:p>
    <w:p w14:paraId="0FF16635" w14:textId="77777777" w:rsidR="001B5AF8" w:rsidRPr="00920C84" w:rsidRDefault="001B5AF8" w:rsidP="001B5AF8">
      <w:pPr>
        <w:pStyle w:val="Bf2"/>
      </w:pPr>
      <w:r>
        <w:rPr>
          <w:rFonts w:hint="eastAsia"/>
        </w:rPr>
        <w:t>（</w:t>
      </w:r>
      <w:r>
        <w:rPr>
          <w:rFonts w:hint="eastAsia"/>
        </w:rPr>
        <w:t>2</w:t>
      </w:r>
      <w:r>
        <w:rPr>
          <w:rFonts w:hint="eastAsia"/>
        </w:rPr>
        <w:t>）</w:t>
      </w:r>
      <w:r w:rsidRPr="00920C84">
        <w:t>生物电化学</w:t>
      </w:r>
      <w:r>
        <w:rPr>
          <w:rFonts w:hint="eastAsia"/>
        </w:rPr>
        <w:t>体系</w:t>
      </w:r>
      <w:r w:rsidRPr="00920C84">
        <w:t>的发展历程：</w:t>
      </w:r>
    </w:p>
    <w:p w14:paraId="3AEABEA5" w14:textId="77777777" w:rsidR="001B5AF8" w:rsidRPr="00920C84" w:rsidRDefault="001B5AF8" w:rsidP="001B5AF8">
      <w:pPr>
        <w:pStyle w:val="Bf2"/>
      </w:pPr>
      <w:r w:rsidRPr="00920C84">
        <w:t>2011</w:t>
      </w:r>
      <w:r w:rsidRPr="00920C84">
        <w:t>年，</w:t>
      </w:r>
      <w:r w:rsidRPr="00920C84">
        <w:t>Fischer</w:t>
      </w:r>
      <w:r w:rsidRPr="00920C84">
        <w:t>等人证明了微生物燃料电池（</w:t>
      </w:r>
      <w:r w:rsidRPr="00920C84">
        <w:t>MFC</w:t>
      </w:r>
      <w:r w:rsidRPr="00920C84">
        <w:t>）能消化污水的污泥中回收</w:t>
      </w:r>
      <w:r w:rsidRPr="00920C84">
        <w:t>P</w:t>
      </w:r>
      <w:r w:rsidRPr="00920C84">
        <w:t>，但当时</w:t>
      </w:r>
      <w:r w:rsidRPr="00920C84">
        <w:t>MFC</w:t>
      </w:r>
      <w:r w:rsidRPr="00920C84">
        <w:t>仅用于从磷酸铁中溶解释放磷酸根，最终要实现</w:t>
      </w:r>
      <w:r w:rsidRPr="00920C84">
        <w:t>P</w:t>
      </w:r>
      <w:r w:rsidRPr="00920C84">
        <w:t>的回收，还需要添加化学试剂（镁盐和铵盐）和调节</w:t>
      </w:r>
      <w:r w:rsidRPr="00920C84">
        <w:t>pH</w:t>
      </w:r>
      <w:r w:rsidRPr="00920C84">
        <w:t>；</w:t>
      </w:r>
    </w:p>
    <w:p w14:paraId="5AA0988B" w14:textId="77777777" w:rsidR="001B5AF8" w:rsidRPr="00920C84" w:rsidRDefault="001B5AF8" w:rsidP="001B5AF8">
      <w:pPr>
        <w:pStyle w:val="Bf2"/>
      </w:pPr>
      <w:r w:rsidRPr="00920C84">
        <w:t>2012</w:t>
      </w:r>
      <w:r w:rsidRPr="00920C84">
        <w:t>和</w:t>
      </w:r>
      <w:r w:rsidRPr="00920C84">
        <w:t>2013</w:t>
      </w:r>
      <w:r w:rsidRPr="00920C84">
        <w:t>年，</w:t>
      </w:r>
      <w:r w:rsidRPr="00920C84">
        <w:t xml:space="preserve">Ichihashi </w:t>
      </w:r>
      <w:r w:rsidRPr="00920C84">
        <w:t>和</w:t>
      </w:r>
      <w:proofErr w:type="spellStart"/>
      <w:r w:rsidRPr="00920C84">
        <w:t>Hirooka</w:t>
      </w:r>
      <w:proofErr w:type="spellEnd"/>
      <w:r w:rsidRPr="00920C84">
        <w:t>的研究，证明了生物电化学体系（</w:t>
      </w:r>
      <w:r w:rsidRPr="00920C84">
        <w:t>BES</w:t>
      </w:r>
      <w:r w:rsidRPr="00920C84">
        <w:t>）去除和回收</w:t>
      </w:r>
      <w:r w:rsidRPr="00920C84">
        <w:t>P</w:t>
      </w:r>
      <w:r w:rsidRPr="00920C84">
        <w:t>的可行性。</w:t>
      </w:r>
      <w:r w:rsidRPr="00920C84">
        <w:t xml:space="preserve">Ichihashi </w:t>
      </w:r>
      <w:r w:rsidRPr="00920C84">
        <w:t>和</w:t>
      </w:r>
      <w:proofErr w:type="spellStart"/>
      <w:r w:rsidRPr="00920C84">
        <w:t>Hirooka</w:t>
      </w:r>
      <w:proofErr w:type="spellEnd"/>
      <w:r w:rsidRPr="00920C84">
        <w:t>研究了单室空气阴极</w:t>
      </w:r>
      <w:r w:rsidRPr="00920C84">
        <w:t>MFC</w:t>
      </w:r>
      <w:r w:rsidRPr="00920C84">
        <w:t>对于去除和回收</w:t>
      </w:r>
      <w:r w:rsidRPr="00920C84">
        <w:t>P</w:t>
      </w:r>
      <w:r w:rsidRPr="00920C84">
        <w:t>的潜力，猪污水以</w:t>
      </w:r>
      <w:proofErr w:type="gramStart"/>
      <w:r w:rsidRPr="00920C84">
        <w:t>序批式</w:t>
      </w:r>
      <w:proofErr w:type="gramEnd"/>
      <w:r w:rsidRPr="00920C84">
        <w:t>进水的方式，通过两个</w:t>
      </w:r>
      <w:r w:rsidRPr="00920C84">
        <w:t>MFC</w:t>
      </w:r>
      <w:r w:rsidRPr="00920C84">
        <w:t>反应器，结果表明每个</w:t>
      </w:r>
      <w:r w:rsidRPr="00920C84">
        <w:t>MFC</w:t>
      </w:r>
      <w:r w:rsidRPr="00920C84">
        <w:t>的除磷效率在</w:t>
      </w:r>
      <w:r w:rsidRPr="00920C84">
        <w:t>70-82%</w:t>
      </w:r>
      <w:r w:rsidRPr="00920C84">
        <w:t>，随后的</w:t>
      </w:r>
      <w:r w:rsidRPr="00920C84">
        <w:t>2013</w:t>
      </w:r>
      <w:r w:rsidRPr="00920C84">
        <w:t>年，</w:t>
      </w:r>
      <w:r w:rsidRPr="00920C84">
        <w:t>Ichihashi</w:t>
      </w:r>
      <w:r w:rsidRPr="00920C84">
        <w:t>和</w:t>
      </w:r>
      <w:proofErr w:type="spellStart"/>
      <w:r w:rsidRPr="00920C84">
        <w:t>Hirooka</w:t>
      </w:r>
      <w:proofErr w:type="spellEnd"/>
      <w:r w:rsidRPr="00920C84">
        <w:t>研究发现，</w:t>
      </w:r>
      <w:r w:rsidRPr="00920C84">
        <w:t>P</w:t>
      </w:r>
      <w:r w:rsidRPr="00920C84">
        <w:t>能从人造污水中以</w:t>
      </w:r>
      <w:proofErr w:type="gramStart"/>
      <w:r w:rsidRPr="00920C84">
        <w:t>鸟粪石</w:t>
      </w:r>
      <w:proofErr w:type="gramEnd"/>
      <w:r w:rsidRPr="00920C84">
        <w:t>的形式去除，去除效率在</w:t>
      </w:r>
      <w:r w:rsidRPr="00920C84">
        <w:t>19-55%</w:t>
      </w:r>
      <w:r w:rsidRPr="00920C84">
        <w:t>之间，去除率取决于</w:t>
      </w:r>
      <w:r w:rsidRPr="00920C84">
        <w:t>Mg</w:t>
      </w:r>
      <w:r w:rsidRPr="00920C84">
        <w:rPr>
          <w:vertAlign w:val="superscript"/>
        </w:rPr>
        <w:t>2+</w:t>
      </w:r>
      <w:r w:rsidRPr="00920C84">
        <w:t>和</w:t>
      </w:r>
      <w:r w:rsidRPr="00920C84">
        <w:t>NH</w:t>
      </w:r>
      <w:r w:rsidRPr="00920C84">
        <w:rPr>
          <w:vertAlign w:val="subscript"/>
        </w:rPr>
        <w:t>4</w:t>
      </w:r>
      <w:r w:rsidRPr="00920C84">
        <w:rPr>
          <w:vertAlign w:val="superscript"/>
        </w:rPr>
        <w:t>+</w:t>
      </w:r>
      <w:r w:rsidRPr="00920C84">
        <w:t>的浓度；</w:t>
      </w:r>
    </w:p>
    <w:p w14:paraId="5E08F17F" w14:textId="77777777" w:rsidR="001B5AF8" w:rsidRPr="00920C84" w:rsidRDefault="001B5AF8" w:rsidP="001B5AF8">
      <w:pPr>
        <w:pStyle w:val="Bf2"/>
      </w:pPr>
      <w:r w:rsidRPr="00920C84">
        <w:t>在</w:t>
      </w:r>
      <w:r w:rsidRPr="00920C84">
        <w:t>2019</w:t>
      </w:r>
      <w:r w:rsidRPr="00920C84">
        <w:t>年，许多研究人员发现，微生物电解电池（</w:t>
      </w:r>
      <w:r w:rsidRPr="00920C84">
        <w:t>MEC</w:t>
      </w:r>
      <w:r w:rsidRPr="00920C84">
        <w:t>）中，除磷效率和沉淀速度，随着电流密度增加而增加；</w:t>
      </w:r>
    </w:p>
    <w:p w14:paraId="18258FA6" w14:textId="77777777" w:rsidR="001B5AF8" w:rsidRPr="00920C84" w:rsidRDefault="001B5AF8" w:rsidP="001B5AF8">
      <w:pPr>
        <w:pStyle w:val="Bf2"/>
      </w:pPr>
      <w:r w:rsidRPr="00920C84">
        <w:t>2019</w:t>
      </w:r>
      <w:r w:rsidRPr="00920C84">
        <w:t>年，</w:t>
      </w:r>
      <w:proofErr w:type="spellStart"/>
      <w:r w:rsidRPr="00920C84">
        <w:t>Pep`e</w:t>
      </w:r>
      <w:proofErr w:type="spellEnd"/>
      <w:r w:rsidRPr="00920C84">
        <w:t xml:space="preserve"> </w:t>
      </w:r>
      <w:proofErr w:type="spellStart"/>
      <w:r w:rsidRPr="00920C84">
        <w:t>Sciarria</w:t>
      </w:r>
      <w:proofErr w:type="spellEnd"/>
      <w:r w:rsidRPr="00920C84">
        <w:t>等人比较了</w:t>
      </w:r>
      <w:r w:rsidRPr="00920C84">
        <w:t>MEC</w:t>
      </w:r>
      <w:r w:rsidRPr="00920C84">
        <w:t>和</w:t>
      </w:r>
      <w:r w:rsidRPr="00920C84">
        <w:t>MFC</w:t>
      </w:r>
      <w:r w:rsidRPr="00920C84">
        <w:t>对沼气池中磷的回收效果，结果表明，</w:t>
      </w:r>
      <w:r w:rsidRPr="00920C84">
        <w:t>MFC</w:t>
      </w:r>
      <w:r w:rsidRPr="00920C84">
        <w:t>的去除率比</w:t>
      </w:r>
      <w:r w:rsidRPr="00920C84">
        <w:t>MEC</w:t>
      </w:r>
      <w:r w:rsidRPr="00920C84">
        <w:t>高</w:t>
      </w:r>
      <w:r w:rsidRPr="00920C84">
        <w:t>10-15%</w:t>
      </w:r>
    </w:p>
    <w:p w14:paraId="7404861A" w14:textId="77777777" w:rsidR="001B5AF8" w:rsidRPr="00920C84" w:rsidRDefault="001B5AF8" w:rsidP="001B5AF8">
      <w:pPr>
        <w:pStyle w:val="Bf2"/>
      </w:pPr>
      <w:r w:rsidRPr="00920C84">
        <w:t>生物电化学与膜结合：与电化学类似，离子交换膜也能用于生物电化学反应器，通过产生阳极室和阴极室，并将其分隔，使除磷效率增加。</w:t>
      </w:r>
      <w:r w:rsidRPr="00920C84">
        <w:t>Ye</w:t>
      </w:r>
      <w:r w:rsidRPr="00920C84">
        <w:t>等人通过使用含有</w:t>
      </w:r>
      <w:r w:rsidRPr="00920C84">
        <w:t>CEM</w:t>
      </w:r>
      <w:r w:rsidRPr="00920C84">
        <w:t>的</w:t>
      </w:r>
      <w:r w:rsidRPr="00920C84">
        <w:t>MEC</w:t>
      </w:r>
      <w:r w:rsidRPr="00920C84">
        <w:t>反应器，将除磷效率从</w:t>
      </w:r>
      <w:r w:rsidRPr="00920C84">
        <w:t>24.4%</w:t>
      </w:r>
      <w:r w:rsidRPr="00920C84">
        <w:t>提升至</w:t>
      </w:r>
      <w:r w:rsidRPr="00920C84">
        <w:t>83.2%</w:t>
      </w:r>
      <w:r w:rsidRPr="00920C84">
        <w:t>，类似的，</w:t>
      </w:r>
      <w:r w:rsidRPr="00920C84">
        <w:t>Wang</w:t>
      </w:r>
      <w:r w:rsidRPr="00920C84">
        <w:t>等人在</w:t>
      </w:r>
      <w:r w:rsidRPr="00920C84">
        <w:t>MEC</w:t>
      </w:r>
      <w:r w:rsidRPr="00920C84">
        <w:t>反应器中使用三种不同的膜（</w:t>
      </w:r>
      <w:r w:rsidRPr="00920C84">
        <w:t xml:space="preserve">bipolar membrane, AEM, </w:t>
      </w:r>
      <w:r w:rsidRPr="00920C84">
        <w:t>和</w:t>
      </w:r>
      <w:r w:rsidRPr="00920C84">
        <w:t>CEM</w:t>
      </w:r>
      <w:r w:rsidRPr="00920C84">
        <w:t>），最终以</w:t>
      </w:r>
      <w:proofErr w:type="spellStart"/>
      <w:r w:rsidRPr="00920C84">
        <w:t>CaP</w:t>
      </w:r>
      <w:proofErr w:type="spellEnd"/>
      <w:r w:rsidRPr="00920C84">
        <w:t>形式的磷回收效率均大于</w:t>
      </w:r>
      <w:r w:rsidRPr="00920C84">
        <w:t>80%</w:t>
      </w:r>
      <w:r w:rsidRPr="00920C84">
        <w:t>，特别的，</w:t>
      </w:r>
      <w:r w:rsidRPr="00920C84">
        <w:t>Wang</w:t>
      </w:r>
      <w:r w:rsidRPr="00920C84">
        <w:t>等人还测试了三种不同膜（</w:t>
      </w:r>
      <w:r w:rsidRPr="00920C84">
        <w:t>CEM</w:t>
      </w:r>
      <w:r w:rsidRPr="00920C84">
        <w:t>、</w:t>
      </w:r>
      <w:r w:rsidRPr="00920C84">
        <w:t xml:space="preserve">forward osmosis membrane </w:t>
      </w:r>
      <w:r w:rsidRPr="00920C84">
        <w:t>和</w:t>
      </w:r>
      <w:r w:rsidRPr="00920C84">
        <w:t xml:space="preserve"> nonwoven membrane</w:t>
      </w:r>
      <w:r w:rsidRPr="00920C84">
        <w:t>）的去除效率，结果表明带有</w:t>
      </w:r>
      <w:r w:rsidRPr="00920C84">
        <w:t>CEM</w:t>
      </w:r>
      <w:r w:rsidRPr="00920C84">
        <w:t>膜的</w:t>
      </w:r>
      <w:r w:rsidRPr="00920C84">
        <w:t>MFC</w:t>
      </w:r>
      <w:r w:rsidRPr="00920C84">
        <w:t>反应器磷去除率最高（</w:t>
      </w:r>
      <w:r w:rsidRPr="00920C84">
        <w:t>95%</w:t>
      </w:r>
      <w:r w:rsidRPr="00920C84">
        <w:t>）。需要注意的是，膜的使用除了使去除效率提升外，还会引发一些问题，比如膜污染、反应器内部电阻高，这会导致能源利用低以及成本升高。</w:t>
      </w:r>
    </w:p>
    <w:p w14:paraId="6C99997D" w14:textId="77777777" w:rsidR="001B5AF8" w:rsidRPr="00920C84" w:rsidRDefault="001B5AF8" w:rsidP="001B5AF8">
      <w:pPr>
        <w:pStyle w:val="Bf2"/>
      </w:pPr>
      <w:r w:rsidRPr="00920C84">
        <w:t>（</w:t>
      </w:r>
      <w:r>
        <w:t>3</w:t>
      </w:r>
      <w:r w:rsidRPr="00920C84">
        <w:t>）对阴极的研究</w:t>
      </w:r>
    </w:p>
    <w:p w14:paraId="5BA24EF6" w14:textId="77777777" w:rsidR="001B5AF8" w:rsidRPr="00920C84" w:rsidRDefault="001B5AF8" w:rsidP="001B5AF8">
      <w:pPr>
        <w:pStyle w:val="Bf2"/>
      </w:pPr>
      <w:r w:rsidRPr="00920C84">
        <w:t>2012</w:t>
      </w:r>
      <w:r w:rsidRPr="00920C84">
        <w:t>年，</w:t>
      </w:r>
      <w:r w:rsidRPr="00920C84">
        <w:t>Cusick and Logan</w:t>
      </w:r>
      <w:r w:rsidRPr="00920C84">
        <w:t>报道，以</w:t>
      </w:r>
      <w:proofErr w:type="gramStart"/>
      <w:r w:rsidRPr="00920C84">
        <w:t>鸟粪石形式</w:t>
      </w:r>
      <w:proofErr w:type="gramEnd"/>
      <w:r w:rsidRPr="00920C84">
        <w:t>回收</w:t>
      </w:r>
      <w:r w:rsidRPr="00920C84">
        <w:t>P</w:t>
      </w:r>
      <w:r w:rsidRPr="00920C84">
        <w:t>，施加电压较低时（</w:t>
      </w:r>
      <w:r w:rsidRPr="00920C84">
        <w:t>0.75~0.90V</w:t>
      </w:r>
      <w:r w:rsidRPr="00920C84">
        <w:t>），不锈钢网状（</w:t>
      </w:r>
      <w:r w:rsidRPr="00920C84">
        <w:t>SSM</w:t>
      </w:r>
      <w:r w:rsidRPr="00920C84">
        <w:t>，</w:t>
      </w:r>
      <w:r w:rsidRPr="00920C84">
        <w:t>19cm</w:t>
      </w:r>
      <w:r w:rsidRPr="0039159A">
        <w:rPr>
          <w:vertAlign w:val="superscript"/>
        </w:rPr>
        <w:t>2</w:t>
      </w:r>
      <w:r w:rsidRPr="00920C84">
        <w:t>）阴极和不锈钢箔状（</w:t>
      </w:r>
      <w:r w:rsidRPr="00920C84">
        <w:t>SSF</w:t>
      </w:r>
      <w:r w:rsidRPr="00920C84">
        <w:t>，</w:t>
      </w:r>
      <w:r w:rsidRPr="00920C84">
        <w:t>7cm</w:t>
      </w:r>
      <w:r w:rsidRPr="0039159A">
        <w:rPr>
          <w:vertAlign w:val="superscript"/>
        </w:rPr>
        <w:t>2</w:t>
      </w:r>
      <w:r w:rsidRPr="00920C84">
        <w:t>）阴极的除磷效率无较大区别，此时阴极形状面积并不是去除率的限制因素，当施加电压提升至</w:t>
      </w:r>
      <w:r w:rsidRPr="00920C84">
        <w:t>1.05V</w:t>
      </w:r>
      <w:r w:rsidRPr="00920C84">
        <w:t>时，发现</w:t>
      </w:r>
      <w:r w:rsidRPr="00920C84">
        <w:t>SSM</w:t>
      </w:r>
      <w:r w:rsidRPr="00920C84">
        <w:t>除磷效率比</w:t>
      </w:r>
      <w:r w:rsidRPr="00920C84">
        <w:t>SSF</w:t>
      </w:r>
      <w:r w:rsidRPr="00920C84">
        <w:t>高（</w:t>
      </w:r>
      <w:r w:rsidRPr="00920C84">
        <w:t>40%vs26%</w:t>
      </w:r>
      <w:r w:rsidRPr="00920C84">
        <w:t>），原因是</w:t>
      </w:r>
      <w:r w:rsidRPr="00920C84">
        <w:t>SSM</w:t>
      </w:r>
      <w:r w:rsidRPr="00920C84">
        <w:t>阴极面积大于</w:t>
      </w:r>
      <w:r w:rsidRPr="00920C84">
        <w:t>SSF</w:t>
      </w:r>
      <w:r w:rsidRPr="00920C84">
        <w:t>；</w:t>
      </w:r>
    </w:p>
    <w:p w14:paraId="7CBC2BA0" w14:textId="77777777" w:rsidR="001B5AF8" w:rsidRPr="00920C84" w:rsidRDefault="001B5AF8" w:rsidP="001B5AF8">
      <w:pPr>
        <w:pStyle w:val="Bf2"/>
      </w:pPr>
      <w:r w:rsidRPr="00920C84">
        <w:t>2017</w:t>
      </w:r>
      <w:r w:rsidRPr="00920C84">
        <w:t>年，</w:t>
      </w:r>
      <w:r w:rsidRPr="00920C84">
        <w:t>Yuan and Kim</w:t>
      </w:r>
      <w:r w:rsidRPr="00920C84">
        <w:t>对上述研究进一步</w:t>
      </w:r>
      <w:r>
        <w:rPr>
          <w:rFonts w:hint="eastAsia"/>
        </w:rPr>
        <w:t>拓展</w:t>
      </w:r>
      <w:r w:rsidRPr="00920C84">
        <w:t>，发现当需要回收较多</w:t>
      </w:r>
      <w:r w:rsidRPr="00920C84">
        <w:t>P</w:t>
      </w:r>
      <w:r w:rsidRPr="00920C84">
        <w:t>时，</w:t>
      </w:r>
      <w:r w:rsidRPr="00920C84">
        <w:t>SSF</w:t>
      </w:r>
      <w:r w:rsidRPr="00920C84">
        <w:t>阴极比</w:t>
      </w:r>
      <w:r w:rsidRPr="00920C84">
        <w:t>SSM</w:t>
      </w:r>
      <w:r w:rsidRPr="00920C84">
        <w:t>表现更好</w:t>
      </w:r>
      <w:r>
        <w:rPr>
          <w:rFonts w:hint="eastAsia"/>
        </w:rPr>
        <w:t>。</w:t>
      </w:r>
      <w:r w:rsidRPr="00920C84">
        <w:t>分别测试了单</w:t>
      </w:r>
      <w:r w:rsidRPr="00920C84">
        <w:t>SSM</w:t>
      </w:r>
      <w:r w:rsidRPr="00920C84">
        <w:t>、多</w:t>
      </w:r>
      <w:r w:rsidRPr="00920C84">
        <w:t>SSM</w:t>
      </w:r>
      <w:r w:rsidRPr="00920C84">
        <w:t>和</w:t>
      </w:r>
      <w:r w:rsidRPr="00920C84">
        <w:t>SSF</w:t>
      </w:r>
      <w:r w:rsidRPr="00920C84">
        <w:t>作为</w:t>
      </w:r>
      <w:r w:rsidRPr="00920C84">
        <w:t>MEC</w:t>
      </w:r>
      <w:r w:rsidRPr="00920C84">
        <w:t>反应器的阴极，结果表明使用</w:t>
      </w:r>
      <w:r w:rsidRPr="00920C84">
        <w:t>SSM</w:t>
      </w:r>
      <w:r w:rsidRPr="00920C84">
        <w:t>阴极的除磷效率更低，可能是形成的</w:t>
      </w:r>
      <w:proofErr w:type="gramStart"/>
      <w:r w:rsidRPr="00920C84">
        <w:t>鸟粪石</w:t>
      </w:r>
      <w:proofErr w:type="gramEnd"/>
      <w:r w:rsidRPr="00920C84">
        <w:t>结晶太小，在具有孔洞的</w:t>
      </w:r>
      <w:r w:rsidRPr="00920C84">
        <w:t>SSM</w:t>
      </w:r>
      <w:r w:rsidRPr="00920C84">
        <w:t>阴极上难以收集；</w:t>
      </w:r>
    </w:p>
    <w:p w14:paraId="59E2876B" w14:textId="77777777" w:rsidR="001B5AF8" w:rsidRPr="00920C84" w:rsidRDefault="001B5AF8" w:rsidP="001B5AF8">
      <w:pPr>
        <w:pStyle w:val="Bf2"/>
      </w:pPr>
      <w:r w:rsidRPr="00920C84">
        <w:t>2018</w:t>
      </w:r>
      <w:r w:rsidRPr="00920C84">
        <w:t>和</w:t>
      </w:r>
      <w:r w:rsidRPr="00920C84">
        <w:t>2020</w:t>
      </w:r>
      <w:r w:rsidRPr="00920C84">
        <w:t>年，</w:t>
      </w:r>
      <w:r w:rsidRPr="00920C84">
        <w:t>Lei</w:t>
      </w:r>
      <w:r w:rsidRPr="00920C84">
        <w:t>等人对三种不同面积的钛阴极板（</w:t>
      </w:r>
      <w:r w:rsidRPr="00920C84">
        <w:t>4</w:t>
      </w:r>
      <w:r w:rsidRPr="00920C84">
        <w:t>、</w:t>
      </w:r>
      <w:r w:rsidRPr="00920C84">
        <w:t>16</w:t>
      </w:r>
      <w:r w:rsidRPr="00920C84">
        <w:t>和</w:t>
      </w:r>
      <w:r w:rsidRPr="00920C84">
        <w:t>36cm</w:t>
      </w:r>
      <w:r w:rsidRPr="0039159A">
        <w:rPr>
          <w:vertAlign w:val="superscript"/>
        </w:rPr>
        <w:t>2</w:t>
      </w:r>
      <w:r w:rsidRPr="00920C84">
        <w:t>）进行测试，发现阴极面积增加会明显促进</w:t>
      </w:r>
      <w:proofErr w:type="spellStart"/>
      <w:r w:rsidRPr="00920C84">
        <w:t>CaP</w:t>
      </w:r>
      <w:proofErr w:type="spellEnd"/>
      <w:r w:rsidRPr="00920C84">
        <w:t>的形成，同时发现，低电流密度可以限制</w:t>
      </w:r>
      <w:r w:rsidRPr="00920C84">
        <w:t>Mg(OH)</w:t>
      </w:r>
      <w:r w:rsidRPr="0039159A">
        <w:rPr>
          <w:vertAlign w:val="subscript"/>
        </w:rPr>
        <w:t>2</w:t>
      </w:r>
      <w:r w:rsidRPr="00920C84">
        <w:t xml:space="preserve"> </w:t>
      </w:r>
      <w:r w:rsidRPr="00920C84">
        <w:t>和</w:t>
      </w:r>
      <w:r w:rsidRPr="00920C84">
        <w:t>CaCO</w:t>
      </w:r>
      <w:r w:rsidRPr="0039159A">
        <w:rPr>
          <w:vertAlign w:val="subscript"/>
        </w:rPr>
        <w:t>3</w:t>
      </w:r>
      <w:r w:rsidRPr="00920C84">
        <w:t>的生成，因此低电流密度下阴极面积增加，有利于生成较多高纯度</w:t>
      </w:r>
      <w:proofErr w:type="spellStart"/>
      <w:r w:rsidRPr="00920C84">
        <w:t>CaP</w:t>
      </w:r>
      <w:proofErr w:type="spellEnd"/>
      <w:r w:rsidRPr="00920C84">
        <w:t>产物；</w:t>
      </w:r>
    </w:p>
    <w:p w14:paraId="6271FC18" w14:textId="77777777" w:rsidR="001B5AF8" w:rsidRPr="00920C84" w:rsidRDefault="001B5AF8" w:rsidP="001B5AF8">
      <w:pPr>
        <w:pStyle w:val="Bf2"/>
      </w:pPr>
      <w:r w:rsidRPr="00920C84">
        <w:t>2020</w:t>
      </w:r>
      <w:r w:rsidRPr="00920C84">
        <w:t>年，</w:t>
      </w:r>
      <w:r w:rsidRPr="00920C84">
        <w:t>Lei</w:t>
      </w:r>
      <w:r w:rsidRPr="00920C84">
        <w:t>等人发现，当需要进一步提升阴极表面积时，可以向原本的钛阴极板引入碳基材料（如：引入石墨毡，形成</w:t>
      </w:r>
      <w:r w:rsidRPr="00920C84">
        <w:t>GF-Pt-Ti</w:t>
      </w:r>
      <w:r w:rsidRPr="00920C84">
        <w:t>阴极），结果表明石墨毡（</w:t>
      </w:r>
      <w:r w:rsidRPr="00920C84">
        <w:t>GF</w:t>
      </w:r>
      <w:r w:rsidRPr="00920C84">
        <w:t>）上也发现了</w:t>
      </w:r>
      <w:proofErr w:type="spellStart"/>
      <w:r w:rsidRPr="00920C84">
        <w:t>CaP</w:t>
      </w:r>
      <w:proofErr w:type="spellEnd"/>
      <w:r w:rsidRPr="00920C84">
        <w:t>沉淀</w:t>
      </w:r>
      <w:r w:rsidRPr="00920C84">
        <w:t>;</w:t>
      </w:r>
    </w:p>
    <w:p w14:paraId="49E117F5" w14:textId="77777777" w:rsidR="001B5AF8" w:rsidRPr="00920C84" w:rsidRDefault="001B5AF8" w:rsidP="001B5AF8">
      <w:pPr>
        <w:pStyle w:val="Bf2"/>
      </w:pPr>
      <w:r w:rsidRPr="00920C84">
        <w:t>在之前的</w:t>
      </w:r>
      <w:r w:rsidRPr="00920C84">
        <w:t>2019</w:t>
      </w:r>
      <w:r w:rsidRPr="00920C84">
        <w:t>年，</w:t>
      </w:r>
      <w:r w:rsidRPr="00920C84">
        <w:t>Lei</w:t>
      </w:r>
      <w:r w:rsidRPr="00920C84">
        <w:t>等人研究了电极间距对除磷效率的影响，分别研究了三种不同间距（</w:t>
      </w:r>
      <w:r w:rsidRPr="00920C84">
        <w:t>0.5</w:t>
      </w:r>
      <w:r w:rsidRPr="00920C84">
        <w:t>、</w:t>
      </w:r>
      <w:r w:rsidRPr="00920C84">
        <w:t>3.0</w:t>
      </w:r>
      <w:r w:rsidRPr="00920C84">
        <w:t>和</w:t>
      </w:r>
      <w:r w:rsidRPr="00920C84">
        <w:t>6.0cm</w:t>
      </w:r>
      <w:r w:rsidRPr="00920C84">
        <w:t>），结果表明电极间距对除磷效率并没有影响，但是更短的电极间距能明显减少电池电位（</w:t>
      </w:r>
      <w:r w:rsidRPr="00920C84">
        <w:t>4.6V</w:t>
      </w:r>
      <w:r w:rsidRPr="00920C84">
        <w:t>降至</w:t>
      </w:r>
      <w:r w:rsidRPr="00920C84">
        <w:t>3.4V</w:t>
      </w:r>
      <w:r w:rsidRPr="00920C84">
        <w:t>），能耗也能因此减少；</w:t>
      </w:r>
    </w:p>
    <w:p w14:paraId="5B60F9C7" w14:textId="77777777" w:rsidR="001B5AF8" w:rsidRPr="00920C84" w:rsidRDefault="001B5AF8" w:rsidP="001B5AF8">
      <w:pPr>
        <w:pStyle w:val="Bf2"/>
      </w:pPr>
      <w:r w:rsidRPr="00920C84">
        <w:t>2021</w:t>
      </w:r>
      <w:r w:rsidRPr="00920C84">
        <w:t>年，</w:t>
      </w:r>
      <w:r w:rsidRPr="00920C84">
        <w:t>Li</w:t>
      </w:r>
      <w:r w:rsidRPr="00920C84">
        <w:t>等人声称电池电位对除磷效率的影响比电极间距更大，更重要的是，电极间距还能影响</w:t>
      </w:r>
      <w:r w:rsidRPr="00920C84">
        <w:t>OH</w:t>
      </w:r>
      <w:r w:rsidRPr="0039159A">
        <w:rPr>
          <w:vertAlign w:val="superscript"/>
        </w:rPr>
        <w:t>-</w:t>
      </w:r>
      <w:r w:rsidRPr="00920C84">
        <w:t>和</w:t>
      </w:r>
      <w:r w:rsidRPr="00920C84">
        <w:t>H</w:t>
      </w:r>
      <w:r w:rsidRPr="0039159A">
        <w:rPr>
          <w:vertAlign w:val="superscript"/>
        </w:rPr>
        <w:t>+</w:t>
      </w:r>
      <w:r w:rsidRPr="00920C84">
        <w:t>的中和，进而影响</w:t>
      </w:r>
      <w:r w:rsidRPr="00920C84">
        <w:t>OH</w:t>
      </w:r>
      <w:r w:rsidRPr="0039159A">
        <w:rPr>
          <w:vertAlign w:val="superscript"/>
        </w:rPr>
        <w:t>-</w:t>
      </w:r>
      <w:r w:rsidRPr="00920C84">
        <w:t>诱导产生</w:t>
      </w:r>
      <w:proofErr w:type="spellStart"/>
      <w:r w:rsidRPr="00920C84">
        <w:t>CaP</w:t>
      </w:r>
      <w:proofErr w:type="spellEnd"/>
      <w:r w:rsidRPr="00920C84">
        <w:t>沉淀的速度；</w:t>
      </w:r>
    </w:p>
    <w:p w14:paraId="325B3716" w14:textId="77777777" w:rsidR="001B5AF8" w:rsidRPr="00920C84" w:rsidRDefault="001B5AF8" w:rsidP="001B5AF8">
      <w:pPr>
        <w:pStyle w:val="Bf2"/>
      </w:pPr>
      <w:r w:rsidRPr="00920C84">
        <w:t>在</w:t>
      </w:r>
      <w:r w:rsidRPr="00920C84">
        <w:t>2019</w:t>
      </w:r>
      <w:r w:rsidRPr="00920C84">
        <w:t>年</w:t>
      </w:r>
      <w:r>
        <w:rPr>
          <w:rFonts w:hint="eastAsia"/>
        </w:rPr>
        <w:t>，</w:t>
      </w:r>
      <w:r w:rsidRPr="00920C84">
        <w:t>关于</w:t>
      </w:r>
      <w:r w:rsidRPr="00920C84">
        <w:t>OH</w:t>
      </w:r>
      <w:r w:rsidRPr="0039159A">
        <w:rPr>
          <w:vertAlign w:val="superscript"/>
        </w:rPr>
        <w:t>-</w:t>
      </w:r>
      <w:r w:rsidRPr="00920C84">
        <w:t>与</w:t>
      </w:r>
      <w:r w:rsidRPr="00920C84">
        <w:t>H</w:t>
      </w:r>
      <w:r w:rsidRPr="0039159A">
        <w:rPr>
          <w:vertAlign w:val="superscript"/>
        </w:rPr>
        <w:t>+</w:t>
      </w:r>
      <w:r w:rsidRPr="00920C84">
        <w:t>的中和，</w:t>
      </w:r>
      <w:r w:rsidRPr="00920C84">
        <w:t>Lei</w:t>
      </w:r>
      <w:r w:rsidRPr="00920C84">
        <w:t>等人就提出过一个简单但有效的思路用于抑制</w:t>
      </w:r>
      <w:r w:rsidRPr="00920C84">
        <w:t>OH</w:t>
      </w:r>
      <w:r w:rsidRPr="0039159A">
        <w:rPr>
          <w:vertAlign w:val="superscript"/>
        </w:rPr>
        <w:t>-</w:t>
      </w:r>
      <w:r w:rsidRPr="00920C84">
        <w:t>与</w:t>
      </w:r>
      <w:r w:rsidRPr="00920C84">
        <w:t>H</w:t>
      </w:r>
      <w:r w:rsidRPr="0039159A">
        <w:rPr>
          <w:vertAlign w:val="superscript"/>
        </w:rPr>
        <w:t>+</w:t>
      </w:r>
      <w:r w:rsidRPr="00920C84">
        <w:t>的中和，增强</w:t>
      </w:r>
      <w:r w:rsidRPr="00920C84">
        <w:t>OH</w:t>
      </w:r>
      <w:r w:rsidRPr="0039159A">
        <w:rPr>
          <w:vertAlign w:val="superscript"/>
        </w:rPr>
        <w:t>-</w:t>
      </w:r>
      <w:r w:rsidRPr="00920C84">
        <w:t>的积累，提高除磷效率。向反应器中引入</w:t>
      </w:r>
      <w:r w:rsidRPr="00920C84">
        <w:t>CaCO</w:t>
      </w:r>
      <w:r w:rsidRPr="0039159A">
        <w:rPr>
          <w:vertAlign w:val="subscript"/>
        </w:rPr>
        <w:t>3</w:t>
      </w:r>
      <w:r w:rsidRPr="00920C84">
        <w:t>颗粒，将</w:t>
      </w:r>
      <w:r w:rsidRPr="00920C84">
        <w:t>CaCO</w:t>
      </w:r>
      <w:r w:rsidRPr="0039159A">
        <w:rPr>
          <w:vertAlign w:val="subscript"/>
        </w:rPr>
        <w:t>3</w:t>
      </w:r>
      <w:r w:rsidRPr="00920C84">
        <w:t>颗粒填满阴极和阳极之间的空间，反应器运行时，阳极产生的</w:t>
      </w:r>
      <w:r w:rsidRPr="00920C84">
        <w:t>H</w:t>
      </w:r>
      <w:r w:rsidRPr="0039159A">
        <w:rPr>
          <w:vertAlign w:val="superscript"/>
        </w:rPr>
        <w:t>+</w:t>
      </w:r>
      <w:r w:rsidRPr="00920C84">
        <w:t>会和</w:t>
      </w:r>
      <w:r w:rsidRPr="00920C84">
        <w:t>CaCO</w:t>
      </w:r>
      <w:r w:rsidRPr="0039159A">
        <w:rPr>
          <w:vertAlign w:val="subscript"/>
        </w:rPr>
        <w:t>3</w:t>
      </w:r>
      <w:r w:rsidRPr="00920C84">
        <w:t>颗粒反应，通过消耗</w:t>
      </w:r>
      <w:r w:rsidRPr="00920C84">
        <w:t>H</w:t>
      </w:r>
      <w:r w:rsidRPr="0039159A">
        <w:rPr>
          <w:vertAlign w:val="superscript"/>
        </w:rPr>
        <w:t>+</w:t>
      </w:r>
      <w:r w:rsidRPr="00920C84">
        <w:t>来抑制中和反应，使</w:t>
      </w:r>
      <w:r w:rsidRPr="00920C84">
        <w:t>OH</w:t>
      </w:r>
      <w:r w:rsidRPr="0039159A">
        <w:rPr>
          <w:vertAlign w:val="superscript"/>
        </w:rPr>
        <w:t>-</w:t>
      </w:r>
      <w:r w:rsidRPr="00920C84">
        <w:t>得到积累，同时，</w:t>
      </w:r>
      <w:r w:rsidRPr="00920C84">
        <w:t>CaCO</w:t>
      </w:r>
      <w:r w:rsidRPr="0039159A">
        <w:rPr>
          <w:vertAlign w:val="subscript"/>
        </w:rPr>
        <w:t>3</w:t>
      </w:r>
      <w:r w:rsidRPr="00920C84">
        <w:t>颗粒还能释放</w:t>
      </w:r>
      <w:r w:rsidRPr="00920C84">
        <w:t>Ca</w:t>
      </w:r>
      <w:r w:rsidRPr="0039159A">
        <w:rPr>
          <w:vertAlign w:val="superscript"/>
        </w:rPr>
        <w:t>2+</w:t>
      </w:r>
      <w:r w:rsidRPr="00920C84">
        <w:t>，为</w:t>
      </w:r>
      <w:proofErr w:type="spellStart"/>
      <w:r w:rsidRPr="00920C84">
        <w:t>CaP</w:t>
      </w:r>
      <w:proofErr w:type="spellEnd"/>
      <w:r w:rsidRPr="00920C84">
        <w:t>沉淀提供</w:t>
      </w:r>
      <w:r w:rsidRPr="00920C84">
        <w:t>Ca</w:t>
      </w:r>
      <w:r w:rsidRPr="00920C84">
        <w:t>源，最后</w:t>
      </w:r>
      <w:proofErr w:type="spellStart"/>
      <w:r w:rsidRPr="00920C84">
        <w:t>CaP</w:t>
      </w:r>
      <w:proofErr w:type="spellEnd"/>
      <w:r w:rsidRPr="00920C84">
        <w:t>沉淀产生在阴极上、</w:t>
      </w:r>
      <w:r w:rsidRPr="00920C84">
        <w:t>CaCO</w:t>
      </w:r>
      <w:r w:rsidRPr="0039159A">
        <w:rPr>
          <w:vertAlign w:val="subscript"/>
        </w:rPr>
        <w:t>3</w:t>
      </w:r>
      <w:r w:rsidRPr="00920C84">
        <w:t>颗粒上，甚至溶液中。</w:t>
      </w:r>
    </w:p>
    <w:p w14:paraId="705D2121" w14:textId="77777777" w:rsidR="001B5AF8" w:rsidRPr="00920C84" w:rsidRDefault="001B5AF8" w:rsidP="001B5AF8">
      <w:pPr>
        <w:pStyle w:val="Bf2"/>
      </w:pPr>
      <w:r w:rsidRPr="00920C84">
        <w:t>个人补充（因为课题组后续对该部分进一步研究）：在</w:t>
      </w:r>
      <w:r w:rsidRPr="00920C84">
        <w:t>2023</w:t>
      </w:r>
      <w:r w:rsidRPr="00920C84">
        <w:t>年，</w:t>
      </w:r>
      <w:r w:rsidRPr="00920C84">
        <w:t>Zhan</w:t>
      </w:r>
      <w:r w:rsidRPr="00920C84">
        <w:t>等人在上述反应器基础上，设计了</w:t>
      </w:r>
      <w:proofErr w:type="gramStart"/>
      <w:r w:rsidRPr="00920C84">
        <w:t>一个篮式阳极</w:t>
      </w:r>
      <w:proofErr w:type="gramEnd"/>
      <w:r w:rsidRPr="00920C84">
        <w:t>，将原本填充在反应器中的</w:t>
      </w:r>
      <w:r w:rsidRPr="00920C84">
        <w:t>CaCO</w:t>
      </w:r>
      <w:r w:rsidRPr="0039159A">
        <w:rPr>
          <w:vertAlign w:val="subscript"/>
        </w:rPr>
        <w:t>3</w:t>
      </w:r>
      <w:r w:rsidRPr="00920C84">
        <w:t>颗粒放进篮式阳极中，解决了</w:t>
      </w:r>
      <w:proofErr w:type="spellStart"/>
      <w:r w:rsidRPr="00920C84">
        <w:t>CaP</w:t>
      </w:r>
      <w:proofErr w:type="spellEnd"/>
      <w:r w:rsidRPr="00920C84">
        <w:t>沉淀产物与</w:t>
      </w:r>
      <w:r w:rsidRPr="00920C84">
        <w:t>CaCO</w:t>
      </w:r>
      <w:r w:rsidRPr="0039159A">
        <w:rPr>
          <w:vertAlign w:val="subscript"/>
        </w:rPr>
        <w:t>3</w:t>
      </w:r>
      <w:r w:rsidRPr="00920C84">
        <w:t>颗粒混合的问题，提高了产物纯度；</w:t>
      </w:r>
    </w:p>
    <w:p w14:paraId="3FCCDC89" w14:textId="77777777" w:rsidR="001B5AF8" w:rsidRPr="00920C84" w:rsidRDefault="001B5AF8" w:rsidP="001B5AF8">
      <w:pPr>
        <w:pStyle w:val="Bf2"/>
      </w:pPr>
      <w:r w:rsidRPr="00920C84">
        <w:t>2020</w:t>
      </w:r>
      <w:r w:rsidRPr="00920C84">
        <w:t>年，</w:t>
      </w:r>
      <w:r w:rsidRPr="00920C84">
        <w:t>Perera</w:t>
      </w:r>
      <w:r w:rsidRPr="00920C84">
        <w:t>和</w:t>
      </w:r>
      <w:proofErr w:type="spellStart"/>
      <w:r w:rsidRPr="00920C84">
        <w:t>Takabe</w:t>
      </w:r>
      <w:proofErr w:type="spellEnd"/>
      <w:r w:rsidRPr="00920C84">
        <w:t>等人提出，转换</w:t>
      </w:r>
      <w:r w:rsidRPr="00920C84">
        <w:t>Pt-Ti</w:t>
      </w:r>
      <w:r w:rsidRPr="00920C84">
        <w:t>电极的极性后（阴极变阳极，阳极变阴极），实验结果表明极性转换后</w:t>
      </w:r>
      <w:r w:rsidRPr="00920C84">
        <w:t>3min</w:t>
      </w:r>
      <w:r w:rsidRPr="00920C84">
        <w:t>，就能让</w:t>
      </w:r>
      <w:r w:rsidRPr="00920C84">
        <w:t>P</w:t>
      </w:r>
      <w:r w:rsidRPr="00920C84">
        <w:t>沉淀物从阳极（原阴极，新阳极）上自动脱落。原理是，新阳极上产生的</w:t>
      </w:r>
      <w:r w:rsidRPr="00920C84">
        <w:t>H+</w:t>
      </w:r>
      <w:r w:rsidRPr="00920C84">
        <w:t>能溶解部分内层沉淀，进而抑制沉淀物在电极上的附着，并且，阳极产生的</w:t>
      </w:r>
      <w:r w:rsidRPr="00920C84">
        <w:t>O</w:t>
      </w:r>
      <w:r w:rsidRPr="0039159A">
        <w:rPr>
          <w:vertAlign w:val="subscript"/>
        </w:rPr>
        <w:t>2</w:t>
      </w:r>
      <w:r w:rsidRPr="00920C84">
        <w:t>也会促进沉淀脱落；</w:t>
      </w:r>
    </w:p>
    <w:p w14:paraId="31353CD3" w14:textId="77777777" w:rsidR="001B5AF8" w:rsidRPr="00920C84" w:rsidRDefault="001B5AF8" w:rsidP="001B5AF8">
      <w:pPr>
        <w:pStyle w:val="Bf2"/>
      </w:pPr>
      <w:r w:rsidRPr="00920C84">
        <w:t>2021</w:t>
      </w:r>
      <w:r w:rsidRPr="00920C84">
        <w:t>年，</w:t>
      </w:r>
      <w:proofErr w:type="spellStart"/>
      <w:r w:rsidRPr="00920C84">
        <w:t>Varigala</w:t>
      </w:r>
      <w:proofErr w:type="spellEnd"/>
      <w:r w:rsidRPr="00920C84">
        <w:t>等人提出将反应器底部设计为漏斗形状并加装抽吸管，通过这种设计，达到了不用中断反应器就能收集沉淀产物的目的；</w:t>
      </w:r>
    </w:p>
    <w:p w14:paraId="626B4850" w14:textId="77777777" w:rsidR="001B5AF8" w:rsidRPr="00920C84" w:rsidRDefault="001B5AF8" w:rsidP="001B5AF8">
      <w:pPr>
        <w:pStyle w:val="Bf2"/>
      </w:pPr>
      <w:r w:rsidRPr="00920C84">
        <w:t>2021</w:t>
      </w:r>
      <w:r w:rsidRPr="00920C84">
        <w:t>年，</w:t>
      </w:r>
      <w:r w:rsidRPr="00920C84">
        <w:t>Lei</w:t>
      </w:r>
      <w:r w:rsidRPr="00920C84">
        <w:t>等人提出了一种新的柱状反应器，阴极设计为管状不锈钢网格，阳极放置在柱状反应器中间，进一步扩大了阴极表面积，提升去除效率的同时，通过打孔，减少了制作成本。</w:t>
      </w:r>
    </w:p>
    <w:p w14:paraId="48C200D9" w14:textId="77777777" w:rsidR="001B5AF8" w:rsidRDefault="001B5AF8" w:rsidP="001B5AF8">
      <w:pPr>
        <w:pStyle w:val="Bf2"/>
        <w:ind w:firstLine="482"/>
        <w:rPr>
          <w:rFonts w:ascii="宋体" w:hAnsi="宋体"/>
          <w:b/>
          <w:bCs/>
        </w:rPr>
      </w:pPr>
    </w:p>
    <w:p w14:paraId="55A7723A" w14:textId="77777777" w:rsidR="001B5AF8" w:rsidRPr="0039159A" w:rsidRDefault="001B5AF8" w:rsidP="001B5AF8">
      <w:pPr>
        <w:pStyle w:val="B8"/>
        <w:rPr>
          <w:rFonts w:ascii="宋体" w:eastAsia="宋体" w:hAnsi="宋体"/>
          <w:b/>
          <w:bCs/>
        </w:rPr>
      </w:pPr>
      <w:r>
        <w:rPr>
          <w:rFonts w:ascii="宋体" w:eastAsia="宋体" w:hAnsi="宋体"/>
          <w:b/>
          <w:bCs/>
        </w:rPr>
        <w:t>4</w:t>
      </w:r>
      <w:r w:rsidRPr="0039159A">
        <w:rPr>
          <w:rFonts w:ascii="宋体" w:eastAsia="宋体" w:hAnsi="宋体"/>
          <w:b/>
          <w:bCs/>
        </w:rPr>
        <w:t>.</w:t>
      </w:r>
      <w:r>
        <w:rPr>
          <w:rFonts w:ascii="宋体" w:eastAsia="宋体" w:hAnsi="宋体"/>
          <w:b/>
          <w:bCs/>
        </w:rPr>
        <w:t>EMP</w:t>
      </w:r>
      <w:r>
        <w:rPr>
          <w:rFonts w:ascii="宋体" w:eastAsia="宋体" w:hAnsi="宋体" w:hint="eastAsia"/>
          <w:b/>
          <w:bCs/>
        </w:rPr>
        <w:t>体系中</w:t>
      </w:r>
      <w:r w:rsidRPr="0039159A">
        <w:rPr>
          <w:rFonts w:ascii="宋体" w:eastAsia="宋体" w:hAnsi="宋体"/>
          <w:b/>
          <w:bCs/>
        </w:rPr>
        <w:t>水体基质的影响</w:t>
      </w:r>
    </w:p>
    <w:p w14:paraId="13D5FC68" w14:textId="77777777" w:rsidR="001B5AF8" w:rsidRDefault="001B5AF8" w:rsidP="001B5AF8">
      <w:pPr>
        <w:pStyle w:val="Bf2"/>
      </w:pPr>
      <w:r>
        <w:t>（</w:t>
      </w:r>
      <w:r>
        <w:t>1</w:t>
      </w:r>
      <w:r>
        <w:t>）磷酸根浓度的影响</w:t>
      </w:r>
    </w:p>
    <w:p w14:paraId="1340D363" w14:textId="77777777" w:rsidR="001B5AF8" w:rsidRDefault="001B5AF8" w:rsidP="001B5AF8">
      <w:pPr>
        <w:pStyle w:val="Bf2"/>
      </w:pPr>
      <w:r>
        <w:rPr>
          <w:rFonts w:hint="eastAsia"/>
        </w:rPr>
        <w:t>结论：</w:t>
      </w:r>
      <w:r>
        <w:t>污水中初始磷酸根浓度是</w:t>
      </w:r>
      <w:r>
        <w:t>EMP</w:t>
      </w:r>
      <w:r>
        <w:t>体系中回收磷的关键。</w:t>
      </w:r>
    </w:p>
    <w:p w14:paraId="38FA39E2" w14:textId="77777777" w:rsidR="001B5AF8" w:rsidRDefault="001B5AF8" w:rsidP="001B5AF8">
      <w:pPr>
        <w:pStyle w:val="Bf2"/>
      </w:pPr>
      <w:r>
        <w:rPr>
          <w:rFonts w:hint="eastAsia"/>
        </w:rPr>
        <w:t>依据：</w:t>
      </w:r>
      <w:r>
        <w:t>Li</w:t>
      </w:r>
      <w:r>
        <w:t>和</w:t>
      </w:r>
      <w:r>
        <w:t>Chen</w:t>
      </w:r>
      <w:r>
        <w:t>等人观察到，磷去除率随着磷浓度增加而增加；与之相反的是，</w:t>
      </w:r>
      <w:r>
        <w:t>Yuan</w:t>
      </w:r>
      <w:r>
        <w:t>和</w:t>
      </w:r>
      <w:r>
        <w:t>Kim</w:t>
      </w:r>
      <w:r>
        <w:t>说明随着磷浓度升高，除磷效率降低，这可能是因为阴极结构为不锈钢网格，无法承载太多</w:t>
      </w:r>
      <w:proofErr w:type="gramStart"/>
      <w:r>
        <w:t>鸟粪石</w:t>
      </w:r>
      <w:proofErr w:type="gramEnd"/>
      <w:r>
        <w:t>结晶；</w:t>
      </w:r>
      <w:r>
        <w:t>Wang</w:t>
      </w:r>
      <w:r>
        <w:t>等人研究发现，在</w:t>
      </w:r>
      <w:r>
        <w:t>MEC</w:t>
      </w:r>
      <w:r>
        <w:t>反应器中，</w:t>
      </w:r>
      <w:r>
        <w:t>P</w:t>
      </w:r>
      <w:r>
        <w:t>去除率随着磷浓度变化（</w:t>
      </w:r>
      <w:r>
        <w:t>61.9~464.6mg/L</w:t>
      </w:r>
      <w:r>
        <w:t>）而变化；</w:t>
      </w:r>
      <w:r>
        <w:t>Lei</w:t>
      </w:r>
      <w:r>
        <w:t>等人研究表明，奶酪污水中，</w:t>
      </w:r>
      <w:r>
        <w:t>P</w:t>
      </w:r>
      <w:r>
        <w:t>浓度高达</w:t>
      </w:r>
      <w:r>
        <w:t>789mg/L</w:t>
      </w:r>
      <w:r>
        <w:t>，随着污水被稀释，</w:t>
      </w:r>
      <w:r>
        <w:t>P</w:t>
      </w:r>
      <w:r>
        <w:t>去除率逐渐上升，但</w:t>
      </w:r>
      <w:r>
        <w:t>P</w:t>
      </w:r>
      <w:r>
        <w:t>去除速度却从</w:t>
      </w:r>
      <w:r>
        <w:t>1194mg P/day</w:t>
      </w:r>
      <w:r>
        <w:t>急剧降低至</w:t>
      </w:r>
      <w:r>
        <w:t>207mg P/day.</w:t>
      </w:r>
    </w:p>
    <w:p w14:paraId="728B606D" w14:textId="77777777" w:rsidR="001B5AF8" w:rsidRDefault="001B5AF8" w:rsidP="001B5AF8">
      <w:pPr>
        <w:pStyle w:val="Bf2"/>
      </w:pPr>
      <w:r>
        <w:t>（</w:t>
      </w:r>
      <w:r>
        <w:t>2</w:t>
      </w:r>
      <w:r>
        <w:t>）碳酸（氢）根的影响</w:t>
      </w:r>
    </w:p>
    <w:p w14:paraId="67FF20D1" w14:textId="77777777" w:rsidR="001B5AF8" w:rsidRDefault="001B5AF8" w:rsidP="001B5AF8">
      <w:pPr>
        <w:pStyle w:val="Bf2"/>
      </w:pPr>
      <w:r>
        <w:rPr>
          <w:rFonts w:hint="eastAsia"/>
        </w:rPr>
        <w:t>结论：</w:t>
      </w:r>
      <w:r>
        <w:t>碳酸（氢）根</w:t>
      </w:r>
      <w:r>
        <w:rPr>
          <w:rFonts w:hint="eastAsia"/>
        </w:rPr>
        <w:t>的存在会影响除磷效率和产物纯度</w:t>
      </w:r>
      <w:r>
        <w:t>。</w:t>
      </w:r>
    </w:p>
    <w:p w14:paraId="419AEF6E" w14:textId="77777777" w:rsidR="001B5AF8" w:rsidRDefault="001B5AF8" w:rsidP="001B5AF8">
      <w:pPr>
        <w:pStyle w:val="Bf2"/>
      </w:pPr>
      <w:r>
        <w:rPr>
          <w:rFonts w:hint="eastAsia"/>
        </w:rPr>
        <w:t>依据：</w:t>
      </w:r>
      <w:r>
        <w:t>Lei</w:t>
      </w:r>
      <w:r>
        <w:t>等人证明磷酸根浓度升高（</w:t>
      </w:r>
      <w:r>
        <w:t>0.23mM</w:t>
      </w:r>
      <w:r>
        <w:t>升至</w:t>
      </w:r>
      <w:r>
        <w:t>0.76mM</w:t>
      </w:r>
      <w:r>
        <w:t>），会导致</w:t>
      </w:r>
      <w:proofErr w:type="spellStart"/>
      <w:r>
        <w:t>CaP</w:t>
      </w:r>
      <w:proofErr w:type="spellEnd"/>
      <w:r>
        <w:t>的相对含量（</w:t>
      </w:r>
      <w:r>
        <w:t>RA</w:t>
      </w:r>
      <w:r>
        <w:t>）升高（</w:t>
      </w:r>
      <w:r>
        <w:t>21wt%</w:t>
      </w:r>
      <w:r>
        <w:t>升至</w:t>
      </w:r>
      <w:r>
        <w:t>66wt%</w:t>
      </w:r>
      <w:r>
        <w:t>），但在典型的生活污水中，</w:t>
      </w:r>
      <w:r>
        <w:t>HCO</w:t>
      </w:r>
      <w:r w:rsidRPr="00620BBE">
        <w:rPr>
          <w:vertAlign w:val="subscript"/>
        </w:rPr>
        <w:t>3</w:t>
      </w:r>
      <w:r w:rsidRPr="00620BBE">
        <w:rPr>
          <w:vertAlign w:val="superscript"/>
        </w:rPr>
        <w:t>-</w:t>
      </w:r>
      <w:r>
        <w:t>/CO</w:t>
      </w:r>
      <w:r w:rsidRPr="00620BBE">
        <w:rPr>
          <w:vertAlign w:val="subscript"/>
        </w:rPr>
        <w:t>3</w:t>
      </w:r>
      <w:r w:rsidRPr="00620BBE">
        <w:rPr>
          <w:vertAlign w:val="superscript"/>
        </w:rPr>
        <w:t>2-</w:t>
      </w:r>
      <w:r>
        <w:t>的浓度显然高于磷酸根，因此碳酸（氢）根的浓度会影响</w:t>
      </w:r>
      <w:r>
        <w:t>EMP</w:t>
      </w:r>
      <w:r>
        <w:t>体系的除磷效率和产物质量；</w:t>
      </w:r>
      <w:proofErr w:type="spellStart"/>
      <w:r>
        <w:t>Takabe</w:t>
      </w:r>
      <w:proofErr w:type="spellEnd"/>
      <w:r>
        <w:t>等人观察到，有</w:t>
      </w:r>
      <w:r>
        <w:t>34%</w:t>
      </w:r>
      <w:r>
        <w:t>的</w:t>
      </w:r>
      <w:r>
        <w:t>Ca</w:t>
      </w:r>
      <w:r w:rsidRPr="00620BBE">
        <w:rPr>
          <w:vertAlign w:val="superscript"/>
        </w:rPr>
        <w:t>2+</w:t>
      </w:r>
      <w:r>
        <w:t>以</w:t>
      </w:r>
      <w:r>
        <w:t>CaCO</w:t>
      </w:r>
      <w:r w:rsidRPr="00620BBE">
        <w:rPr>
          <w:vertAlign w:val="subscript"/>
        </w:rPr>
        <w:t>3</w:t>
      </w:r>
      <w:r>
        <w:t>的形式去除；</w:t>
      </w:r>
      <w:r>
        <w:t>Lei</w:t>
      </w:r>
      <w:r>
        <w:t>等人研究表明，</w:t>
      </w:r>
      <w:r>
        <w:t>pH</w:t>
      </w:r>
      <w:r>
        <w:t>在</w:t>
      </w:r>
      <w:r>
        <w:t>8.0</w:t>
      </w:r>
      <w:r>
        <w:t>时，当碳酸（氢）根浓度升高（</w:t>
      </w:r>
      <w:r>
        <w:t>1.0</w:t>
      </w:r>
      <w:r>
        <w:t>升至</w:t>
      </w:r>
      <w:r>
        <w:t>10.0mM</w:t>
      </w:r>
      <w:r>
        <w:t>），除磷效率随之减少（</w:t>
      </w:r>
      <w:r>
        <w:t>51.9%</w:t>
      </w:r>
      <w:r>
        <w:t>降至</w:t>
      </w:r>
      <w:r>
        <w:t>24.6%</w:t>
      </w:r>
      <w:r>
        <w:t>），当碳酸（氢）根浓度较低时（</w:t>
      </w:r>
      <w:r>
        <w:t>1.0</w:t>
      </w:r>
      <w:r>
        <w:t>和</w:t>
      </w:r>
      <w:r>
        <w:t>3.0mM</w:t>
      </w:r>
      <w:r>
        <w:t>），会促进除磷效率分别提升</w:t>
      </w:r>
      <w:r>
        <w:t>7.1%</w:t>
      </w:r>
      <w:r>
        <w:t>和</w:t>
      </w:r>
      <w:r>
        <w:t>7.6%</w:t>
      </w:r>
      <w:r>
        <w:t>，因为较低的碳酸（氢）根浓度有利于在阴极建立局部高</w:t>
      </w:r>
      <w:r>
        <w:t>pH</w:t>
      </w:r>
      <w:r>
        <w:t>时，不会受到太多</w:t>
      </w:r>
      <w:r>
        <w:t>HCO</w:t>
      </w:r>
      <w:r w:rsidRPr="00620BBE">
        <w:rPr>
          <w:vertAlign w:val="subscript"/>
        </w:rPr>
        <w:t>3</w:t>
      </w:r>
      <w:r w:rsidRPr="00620BBE">
        <w:rPr>
          <w:vertAlign w:val="superscript"/>
        </w:rPr>
        <w:t>-</w:t>
      </w:r>
      <w:r>
        <w:t>的缓冲，进而不会减少太多游离的</w:t>
      </w:r>
      <w:r>
        <w:t>Ca</w:t>
      </w:r>
      <w:r w:rsidRPr="00620BBE">
        <w:rPr>
          <w:vertAlign w:val="superscript"/>
        </w:rPr>
        <w:t>2+</w:t>
      </w:r>
      <w:r>
        <w:t>；</w:t>
      </w:r>
      <w:r>
        <w:t>Lei</w:t>
      </w:r>
      <w:r>
        <w:t>等人的研究表明，当调整污水</w:t>
      </w:r>
      <w:r>
        <w:t>pH</w:t>
      </w:r>
      <w:r>
        <w:t>从</w:t>
      </w:r>
      <w:r>
        <w:t>7.5</w:t>
      </w:r>
      <w:r>
        <w:t>降到</w:t>
      </w:r>
      <w:r>
        <w:t>3.8</w:t>
      </w:r>
      <w:r>
        <w:t>时，能显著降低</w:t>
      </w:r>
      <w:r>
        <w:t>CaCO</w:t>
      </w:r>
      <w:r w:rsidRPr="00620BBE">
        <w:rPr>
          <w:vertAlign w:val="subscript"/>
        </w:rPr>
        <w:t>3</w:t>
      </w:r>
      <w:r>
        <w:t>的生成，并且除磷效率仍然有</w:t>
      </w:r>
      <w:r>
        <w:t>50%</w:t>
      </w:r>
      <w:r>
        <w:t>左右，说明可以通过调节污水</w:t>
      </w:r>
      <w:r>
        <w:t>pH</w:t>
      </w:r>
      <w:r>
        <w:t>来减弱碳酸（氢）根的不利影响。</w:t>
      </w:r>
    </w:p>
    <w:p w14:paraId="6FE03250" w14:textId="77777777" w:rsidR="001B5AF8" w:rsidRDefault="001B5AF8" w:rsidP="001B5AF8">
      <w:pPr>
        <w:pStyle w:val="Bf2"/>
      </w:pPr>
      <w:r>
        <w:t>（</w:t>
      </w:r>
      <w:r>
        <w:t>3</w:t>
      </w:r>
      <w:r>
        <w:t>）</w:t>
      </w:r>
      <w:r>
        <w:rPr>
          <w:rFonts w:hint="eastAsia"/>
        </w:rPr>
        <w:t>Mg</w:t>
      </w:r>
      <w:r>
        <w:t>的影响</w:t>
      </w:r>
    </w:p>
    <w:p w14:paraId="06F721B9" w14:textId="77777777" w:rsidR="001B5AF8" w:rsidRDefault="001B5AF8" w:rsidP="001B5AF8">
      <w:pPr>
        <w:pStyle w:val="Bf2"/>
      </w:pPr>
      <w:r>
        <w:t>电化学体系中</w:t>
      </w:r>
      <w:r>
        <w:t>Mg</w:t>
      </w:r>
      <w:r w:rsidRPr="00620BBE">
        <w:rPr>
          <w:vertAlign w:val="superscript"/>
        </w:rPr>
        <w:t>2+</w:t>
      </w:r>
      <w:r>
        <w:t>由于质量扩散和电迁移，向阴极移动形成</w:t>
      </w:r>
      <w:r>
        <w:t>Mg(OH)</w:t>
      </w:r>
      <w:r w:rsidRPr="00620BBE">
        <w:rPr>
          <w:vertAlign w:val="subscript"/>
        </w:rPr>
        <w:t>2</w:t>
      </w:r>
      <w:r>
        <w:t>，这也是回收</w:t>
      </w:r>
      <w:r>
        <w:rPr>
          <w:rFonts w:hint="eastAsia"/>
        </w:rPr>
        <w:t>产物</w:t>
      </w:r>
      <w:r>
        <w:t>中</w:t>
      </w:r>
      <w:r>
        <w:rPr>
          <w:rFonts w:hint="eastAsia"/>
        </w:rPr>
        <w:t>Mg</w:t>
      </w:r>
      <w:r>
        <w:rPr>
          <w:rFonts w:hint="eastAsia"/>
        </w:rPr>
        <w:t>的主要形式</w:t>
      </w:r>
      <w:r>
        <w:t>。除此之外，</w:t>
      </w:r>
      <w:r>
        <w:t>Mg</w:t>
      </w:r>
      <w:r w:rsidRPr="00620BBE">
        <w:rPr>
          <w:vertAlign w:val="superscript"/>
        </w:rPr>
        <w:t>2+</w:t>
      </w:r>
      <w:r>
        <w:t>能替代</w:t>
      </w:r>
      <w:r>
        <w:t>Ca</w:t>
      </w:r>
      <w:r w:rsidRPr="00620BBE">
        <w:rPr>
          <w:vertAlign w:val="superscript"/>
        </w:rPr>
        <w:t>2+</w:t>
      </w:r>
      <w:r>
        <w:t>与</w:t>
      </w:r>
      <w:proofErr w:type="spellStart"/>
      <w:r>
        <w:t>CaP</w:t>
      </w:r>
      <w:proofErr w:type="spellEnd"/>
      <w:r>
        <w:t>结合，或被</w:t>
      </w:r>
      <w:r>
        <w:t>HAP</w:t>
      </w:r>
      <w:r>
        <w:t>结晶吸附，因此，</w:t>
      </w:r>
      <w:r>
        <w:t>Mg</w:t>
      </w:r>
      <w:r w:rsidRPr="00620BBE">
        <w:rPr>
          <w:vertAlign w:val="superscript"/>
        </w:rPr>
        <w:t>2+</w:t>
      </w:r>
      <w:r>
        <w:t>的存在能影响</w:t>
      </w:r>
      <w:r>
        <w:t>HAP</w:t>
      </w:r>
      <w:r>
        <w:t>沉淀的生长速度和溶解度。</w:t>
      </w:r>
      <w:r>
        <w:t>Lei</w:t>
      </w:r>
      <w:r>
        <w:t>等人研究表明，可能可以通过调整</w:t>
      </w:r>
      <w:r>
        <w:t>pH</w:t>
      </w:r>
      <w:r>
        <w:t>和控制电流密度，从而降低</w:t>
      </w:r>
      <w:r>
        <w:t>Mg</w:t>
      </w:r>
      <w:r>
        <w:t>沉淀量。</w:t>
      </w:r>
    </w:p>
    <w:p w14:paraId="51D57705" w14:textId="77777777" w:rsidR="001B5AF8" w:rsidRDefault="001B5AF8" w:rsidP="001B5AF8">
      <w:pPr>
        <w:pStyle w:val="Bf2"/>
      </w:pPr>
      <w:r>
        <w:t>（</w:t>
      </w:r>
      <w:r>
        <w:t>3</w:t>
      </w:r>
      <w:r>
        <w:t>）</w:t>
      </w:r>
      <w:r>
        <w:t>NOM</w:t>
      </w:r>
      <w:r>
        <w:t>的影响</w:t>
      </w:r>
    </w:p>
    <w:p w14:paraId="0543D93B" w14:textId="77777777" w:rsidR="001B5AF8" w:rsidRDefault="001B5AF8" w:rsidP="001B5AF8">
      <w:pPr>
        <w:pStyle w:val="Bf2"/>
      </w:pPr>
      <w:r>
        <w:t>天然有机物（</w:t>
      </w:r>
      <w:r>
        <w:t>NOM</w:t>
      </w:r>
      <w:r>
        <w:t>）如：腐殖酸和富里酸，在水体和土壤中无处不在。</w:t>
      </w:r>
    </w:p>
    <w:p w14:paraId="16F15AD1" w14:textId="77777777" w:rsidR="001B5AF8" w:rsidRDefault="001B5AF8" w:rsidP="001B5AF8">
      <w:pPr>
        <w:pStyle w:val="Bf2"/>
      </w:pPr>
      <w:r>
        <w:rPr>
          <w:rFonts w:hint="eastAsia"/>
        </w:rPr>
        <w:t>结论：</w:t>
      </w:r>
      <w:r>
        <w:t>NOM</w:t>
      </w:r>
      <w:r>
        <w:t>在某种程度</w:t>
      </w:r>
      <w:r>
        <w:rPr>
          <w:rFonts w:hint="eastAsia"/>
        </w:rPr>
        <w:t>能</w:t>
      </w:r>
      <w:r>
        <w:t>促进</w:t>
      </w:r>
      <w:proofErr w:type="spellStart"/>
      <w:r>
        <w:t>CaP</w:t>
      </w:r>
      <w:proofErr w:type="spellEnd"/>
      <w:r>
        <w:t>在阴极上沉淀</w:t>
      </w:r>
      <w:r>
        <w:rPr>
          <w:rFonts w:hint="eastAsia"/>
        </w:rPr>
        <w:t>。</w:t>
      </w:r>
    </w:p>
    <w:p w14:paraId="4435C81C" w14:textId="77777777" w:rsidR="001B5AF8" w:rsidRDefault="001B5AF8" w:rsidP="001B5AF8">
      <w:pPr>
        <w:pStyle w:val="Bf2"/>
      </w:pPr>
      <w:r>
        <w:rPr>
          <w:rFonts w:hint="eastAsia"/>
        </w:rPr>
        <w:t>依据：</w:t>
      </w:r>
      <w:r>
        <w:t>Lei</w:t>
      </w:r>
      <w:r>
        <w:t>等人研究了三种类型的天然有机物（</w:t>
      </w:r>
      <w:r>
        <w:t>Suwannee River NOM</w:t>
      </w:r>
      <w:r>
        <w:t>、</w:t>
      </w:r>
      <w:r>
        <w:t>Nordic Lake NOM</w:t>
      </w:r>
      <w:r>
        <w:t>和</w:t>
      </w:r>
      <w:r>
        <w:t>Pony Lake NOM</w:t>
      </w:r>
      <w:r>
        <w:t>）对除磷的影响，其促进作用机理大概为，主体溶液中，在平衡了</w:t>
      </w:r>
      <w:r>
        <w:t>NOM</w:t>
      </w:r>
      <w:r>
        <w:t>对游离</w:t>
      </w:r>
      <w:r>
        <w:t>Ca</w:t>
      </w:r>
      <w:r w:rsidRPr="00DB57CA">
        <w:rPr>
          <w:vertAlign w:val="superscript"/>
        </w:rPr>
        <w:t>2+</w:t>
      </w:r>
      <w:r>
        <w:t>的消极作用后，</w:t>
      </w:r>
      <w:r>
        <w:t>NOM</w:t>
      </w:r>
      <w:r>
        <w:t>通过物理作用与</w:t>
      </w:r>
      <w:proofErr w:type="spellStart"/>
      <w:r>
        <w:t>CaP</w:t>
      </w:r>
      <w:proofErr w:type="spellEnd"/>
      <w:r>
        <w:t>共沉淀，进而一定程度上促进</w:t>
      </w:r>
      <w:r>
        <w:t>P</w:t>
      </w:r>
      <w:r>
        <w:t>的去除</w:t>
      </w:r>
      <w:r>
        <w:rPr>
          <w:rFonts w:hint="eastAsia"/>
        </w:rPr>
        <w:t>，</w:t>
      </w:r>
      <w:r>
        <w:t>同时，</w:t>
      </w:r>
      <w:r>
        <w:t>NOM</w:t>
      </w:r>
      <w:r>
        <w:t>与</w:t>
      </w:r>
      <w:proofErr w:type="spellStart"/>
      <w:r>
        <w:t>CaP</w:t>
      </w:r>
      <w:proofErr w:type="spellEnd"/>
      <w:r>
        <w:t>的共沉淀能够改变回收固体的颜色，颜色深度随着</w:t>
      </w:r>
      <w:r>
        <w:t>NOM</w:t>
      </w:r>
      <w:r>
        <w:t>浓度增加而增加。</w:t>
      </w:r>
    </w:p>
    <w:p w14:paraId="5E4ABF40" w14:textId="77777777" w:rsidR="001B5AF8" w:rsidRDefault="001B5AF8" w:rsidP="001B5AF8">
      <w:pPr>
        <w:pStyle w:val="B8"/>
        <w:rPr>
          <w:rFonts w:ascii="宋体" w:eastAsia="宋体" w:hAnsi="宋体"/>
          <w:b/>
          <w:bCs/>
        </w:rPr>
      </w:pPr>
      <w:r>
        <w:rPr>
          <w:rFonts w:ascii="宋体" w:eastAsia="宋体" w:hAnsi="宋体" w:hint="eastAsia"/>
          <w:b/>
          <w:bCs/>
        </w:rPr>
        <w:t>E</w:t>
      </w:r>
      <w:r>
        <w:rPr>
          <w:rFonts w:ascii="宋体" w:eastAsia="宋体" w:hAnsi="宋体"/>
          <w:b/>
          <w:bCs/>
        </w:rPr>
        <w:t>MP</w:t>
      </w:r>
      <w:r>
        <w:rPr>
          <w:rFonts w:ascii="宋体" w:eastAsia="宋体" w:hAnsi="宋体" w:hint="eastAsia"/>
          <w:b/>
          <w:bCs/>
        </w:rPr>
        <w:t>技术处理</w:t>
      </w:r>
      <w:r w:rsidRPr="00DB57CA">
        <w:rPr>
          <w:rFonts w:ascii="宋体" w:eastAsia="宋体" w:hAnsi="宋体" w:hint="eastAsia"/>
          <w:b/>
          <w:bCs/>
        </w:rPr>
        <w:t>非正磷酸盐</w:t>
      </w:r>
    </w:p>
    <w:p w14:paraId="7497D55C" w14:textId="77777777" w:rsidR="001B5AF8" w:rsidRDefault="001B5AF8" w:rsidP="001B5AF8">
      <w:pPr>
        <w:pStyle w:val="Bf2"/>
      </w:pPr>
      <w:r>
        <w:t>过往的研究表明，从非正磷化物中回收磷大致分为两步：第一步，将非正磷化物转化为正磷酸盐，第二步，将转化的正磷酸盐通过相关技术去除和回收。</w:t>
      </w:r>
    </w:p>
    <w:p w14:paraId="7FE125D3" w14:textId="77777777" w:rsidR="001B5AF8" w:rsidRDefault="001B5AF8" w:rsidP="001B5AF8">
      <w:pPr>
        <w:pStyle w:val="Bf2"/>
      </w:pPr>
      <w:r>
        <w:t>在水体中，非正磷化物能被光化学或微生物降解和转化，转变为活性更强的正磷酸盐，造成水体富营养化。目前，生物处理、臭氧</w:t>
      </w:r>
      <w:proofErr w:type="gramStart"/>
      <w:r>
        <w:t>氧</w:t>
      </w:r>
      <w:proofErr w:type="gramEnd"/>
      <w:r>
        <w:t>化、高级氧化技术、离子交换树脂等技术，已经用于去除和从非正磷酸中回收少量的磷。</w:t>
      </w:r>
    </w:p>
    <w:p w14:paraId="7B751625" w14:textId="77777777" w:rsidR="001B5AF8" w:rsidRDefault="001B5AF8" w:rsidP="001B5AF8">
      <w:pPr>
        <w:pStyle w:val="Bf2"/>
      </w:pPr>
      <w:r>
        <w:rPr>
          <w:rFonts w:hint="eastAsia"/>
        </w:rPr>
        <w:t>1</w:t>
      </w:r>
      <w:r>
        <w:t>.</w:t>
      </w:r>
      <w:r>
        <w:t>化学处理技术</w:t>
      </w:r>
      <w:r>
        <w:rPr>
          <w:rFonts w:hint="eastAsia"/>
        </w:rPr>
        <w:t>处理</w:t>
      </w:r>
      <w:r>
        <w:t>非正磷</w:t>
      </w:r>
      <w:r>
        <w:rPr>
          <w:rFonts w:hint="eastAsia"/>
        </w:rPr>
        <w:t>化物</w:t>
      </w:r>
    </w:p>
    <w:p w14:paraId="55DF8B71" w14:textId="77777777" w:rsidR="001B5AF8" w:rsidRDefault="001B5AF8" w:rsidP="001B5AF8">
      <w:pPr>
        <w:pStyle w:val="Bf2"/>
      </w:pPr>
      <w:proofErr w:type="spellStart"/>
      <w:r>
        <w:t>Pocostales</w:t>
      </w:r>
      <w:proofErr w:type="spellEnd"/>
      <w:r>
        <w:t>等人成功地实现了用臭氧降解有机磷，除此之外，还可以用微波活化过氧化物产生</w:t>
      </w:r>
      <w:r>
        <w:t>OH·</w:t>
      </w:r>
      <w:r>
        <w:t>自由基（强氧化剂）的方式，将有机磷转化为正磷酸盐；与之类似的，紫外光活化技术也能将有机磷转化为正磷酸盐</w:t>
      </w:r>
      <w:r>
        <w:rPr>
          <w:rFonts w:hint="eastAsia"/>
        </w:rPr>
        <w:t>。</w:t>
      </w:r>
    </w:p>
    <w:p w14:paraId="7BF54D95" w14:textId="77777777" w:rsidR="001B5AF8" w:rsidRDefault="001B5AF8" w:rsidP="001B5AF8">
      <w:pPr>
        <w:pStyle w:val="Bf2"/>
      </w:pPr>
      <w:r>
        <w:rPr>
          <w:rFonts w:hint="eastAsia"/>
        </w:rPr>
        <w:t>2</w:t>
      </w:r>
      <w:r>
        <w:t>.</w:t>
      </w:r>
      <w:r>
        <w:rPr>
          <w:rFonts w:hint="eastAsia"/>
        </w:rPr>
        <w:t>电</w:t>
      </w:r>
      <w:r>
        <w:t>化学技术</w:t>
      </w:r>
      <w:r>
        <w:rPr>
          <w:rFonts w:hint="eastAsia"/>
        </w:rPr>
        <w:t>处理</w:t>
      </w:r>
      <w:r>
        <w:t>非正磷</w:t>
      </w:r>
      <w:r>
        <w:rPr>
          <w:rFonts w:hint="eastAsia"/>
        </w:rPr>
        <w:t>化物</w:t>
      </w:r>
    </w:p>
    <w:p w14:paraId="0CAE3DAD" w14:textId="77777777" w:rsidR="001B5AF8" w:rsidRDefault="001B5AF8" w:rsidP="001B5AF8">
      <w:pPr>
        <w:pStyle w:val="Bf2"/>
      </w:pPr>
      <w:r>
        <w:rPr>
          <w:rFonts w:hint="eastAsia"/>
        </w:rPr>
        <w:t>结论：</w:t>
      </w:r>
      <w:r>
        <w:t>电化学体系能从非正磷化物</w:t>
      </w:r>
      <w:r>
        <w:rPr>
          <w:rFonts w:hint="eastAsia"/>
        </w:rPr>
        <w:t>（</w:t>
      </w:r>
      <w:r>
        <w:t>包括：</w:t>
      </w:r>
      <w:proofErr w:type="gramStart"/>
      <w:r>
        <w:t>膦</w:t>
      </w:r>
      <w:proofErr w:type="gramEnd"/>
      <w:r>
        <w:t>酸盐、有机磷、次磷酸盐</w:t>
      </w:r>
      <w:r>
        <w:rPr>
          <w:rFonts w:hint="eastAsia"/>
        </w:rPr>
        <w:t>）</w:t>
      </w:r>
      <w:r>
        <w:t>中去除和回收磷。</w:t>
      </w:r>
    </w:p>
    <w:p w14:paraId="1380C2BC" w14:textId="77777777" w:rsidR="001B5AF8" w:rsidRDefault="001B5AF8" w:rsidP="001B5AF8">
      <w:pPr>
        <w:pStyle w:val="Bf2"/>
      </w:pPr>
      <w:r>
        <w:rPr>
          <w:rFonts w:hint="eastAsia"/>
        </w:rPr>
        <w:t>依据：（</w:t>
      </w:r>
      <w:r>
        <w:rPr>
          <w:rFonts w:hint="eastAsia"/>
        </w:rPr>
        <w:t>1</w:t>
      </w:r>
      <w:r>
        <w:rPr>
          <w:rFonts w:hint="eastAsia"/>
        </w:rPr>
        <w:t>）</w:t>
      </w:r>
      <w:r>
        <w:t>Lei</w:t>
      </w:r>
      <w:r>
        <w:t>等人研究了从含有有机磷（</w:t>
      </w:r>
      <w:r>
        <w:t>NTMP</w:t>
      </w:r>
      <w:r>
        <w:t>）的合成溶液中，用单电池电化学体系以</w:t>
      </w:r>
      <w:proofErr w:type="spellStart"/>
      <w:r>
        <w:t>CaP</w:t>
      </w:r>
      <w:proofErr w:type="spellEnd"/>
      <w:r>
        <w:t>形式回收磷。大概原理为，</w:t>
      </w:r>
      <w:r>
        <w:t>NTMP</w:t>
      </w:r>
      <w:r>
        <w:t>在阳极处，被阳极直接氧</w:t>
      </w:r>
      <w:proofErr w:type="gramStart"/>
      <w:r>
        <w:t>化或者</w:t>
      </w:r>
      <w:proofErr w:type="gramEnd"/>
      <w:r>
        <w:t>被阳极产生的自由基间接氧化，</w:t>
      </w:r>
      <w:r>
        <w:t>C-P</w:t>
      </w:r>
      <w:r>
        <w:t>发生断裂，</w:t>
      </w:r>
      <w:r>
        <w:t>NTMP</w:t>
      </w:r>
      <w:r>
        <w:t>转化为正磷酸盐，随后正磷酸盐与</w:t>
      </w:r>
      <w:r>
        <w:t>Ca</w:t>
      </w:r>
      <w:r w:rsidRPr="00874E1A">
        <w:rPr>
          <w:vertAlign w:val="superscript"/>
        </w:rPr>
        <w:t>2+</w:t>
      </w:r>
      <w:r>
        <w:t>在阴极局部高</w:t>
      </w:r>
      <w:r>
        <w:t>pH</w:t>
      </w:r>
      <w:r>
        <w:t>诱导下，形成</w:t>
      </w:r>
      <w:proofErr w:type="spellStart"/>
      <w:r>
        <w:t>CaP</w:t>
      </w:r>
      <w:proofErr w:type="spellEnd"/>
      <w:r>
        <w:t>沉淀。此外还发现，从实际污水中</w:t>
      </w:r>
      <w:proofErr w:type="gramStart"/>
      <w:r>
        <w:t>回收磷比从</w:t>
      </w:r>
      <w:proofErr w:type="gramEnd"/>
      <w:r>
        <w:t>合成溶液中回收，效果要好，这是因为实际污水中阳极存在氯离子的氧化，形成强氧化剂（</w:t>
      </w:r>
      <w:proofErr w:type="spellStart"/>
      <w:r>
        <w:t>ClO</w:t>
      </w:r>
      <w:proofErr w:type="spellEnd"/>
      <w:r w:rsidRPr="00874E1A">
        <w:rPr>
          <w:vertAlign w:val="superscript"/>
        </w:rPr>
        <w:t>-</w:t>
      </w:r>
      <w:r>
        <w:t>），能促进</w:t>
      </w:r>
      <w:r>
        <w:t>NTMP</w:t>
      </w:r>
      <w:r>
        <w:t>氧化为正磷酸盐；</w:t>
      </w:r>
    </w:p>
    <w:p w14:paraId="4DBB5234" w14:textId="77777777" w:rsidR="001B5AF8" w:rsidRDefault="001B5AF8" w:rsidP="001B5AF8">
      <w:pPr>
        <w:pStyle w:val="Bf2"/>
      </w:pPr>
      <w:r>
        <w:rPr>
          <w:rFonts w:hint="eastAsia"/>
        </w:rPr>
        <w:t>（</w:t>
      </w:r>
      <w:r>
        <w:rPr>
          <w:rFonts w:hint="eastAsia"/>
        </w:rPr>
        <w:t>2</w:t>
      </w:r>
      <w:r>
        <w:rPr>
          <w:rFonts w:hint="eastAsia"/>
        </w:rPr>
        <w:t>）</w:t>
      </w:r>
      <w:r>
        <w:t>Zhang</w:t>
      </w:r>
      <w:r>
        <w:t>等人用电化学电池体系处理合成溶液，再一次证明了从有机磷（</w:t>
      </w:r>
      <w:r>
        <w:t>EDTMP</w:t>
      </w:r>
      <w:r>
        <w:t>）中一步式回收磷的可能性。</w:t>
      </w:r>
    </w:p>
    <w:p w14:paraId="264D7FAA" w14:textId="77777777" w:rsidR="001B5AF8" w:rsidRDefault="001B5AF8" w:rsidP="001B5AF8">
      <w:pPr>
        <w:pStyle w:val="Bf2"/>
      </w:pPr>
      <w:r>
        <w:rPr>
          <w:rFonts w:hint="eastAsia"/>
        </w:rPr>
        <w:t>（</w:t>
      </w:r>
      <w:r>
        <w:rPr>
          <w:rFonts w:hint="eastAsia"/>
        </w:rPr>
        <w:t>3</w:t>
      </w:r>
      <w:r>
        <w:rPr>
          <w:rFonts w:hint="eastAsia"/>
        </w:rPr>
        <w:t>）</w:t>
      </w:r>
      <w:proofErr w:type="spellStart"/>
      <w:r>
        <w:t>Marassi</w:t>
      </w:r>
      <w:proofErr w:type="spellEnd"/>
      <w:r>
        <w:t>等人研究了用带有空气阴极的</w:t>
      </w:r>
      <w:r>
        <w:t>MFC</w:t>
      </w:r>
      <w:r>
        <w:t>，处理连续流的乳制品污水，结果表明有机磷去除率为</w:t>
      </w:r>
      <w:r>
        <w:t>90%</w:t>
      </w:r>
      <w:r>
        <w:t>，在长期运行期间（</w:t>
      </w:r>
      <w:r>
        <w:t>105</w:t>
      </w:r>
      <w:r>
        <w:t>天），起初，出水的正磷酸盐浓度升高，可能是微生物降解有机磷将其转化为正磷酸盐的原因，后来，出水的正磷酸盐浓度下降，可能是因为</w:t>
      </w:r>
      <w:r>
        <w:t>EMP</w:t>
      </w:r>
      <w:r>
        <w:t>体系中，正磷酸盐在阴极上逐渐形成沉淀。</w:t>
      </w:r>
    </w:p>
    <w:p w14:paraId="06277062" w14:textId="77777777" w:rsidR="001B5AF8" w:rsidRDefault="001B5AF8" w:rsidP="001B5AF8">
      <w:pPr>
        <w:pStyle w:val="Bf2"/>
      </w:pPr>
      <w:r>
        <w:rPr>
          <w:rFonts w:hint="eastAsia"/>
        </w:rPr>
        <w:t>（</w:t>
      </w:r>
      <w:r>
        <w:rPr>
          <w:rFonts w:hint="eastAsia"/>
        </w:rPr>
        <w:t>4</w:t>
      </w:r>
      <w:r>
        <w:rPr>
          <w:rFonts w:hint="eastAsia"/>
        </w:rPr>
        <w:t>）</w:t>
      </w:r>
      <w:r>
        <w:t>Zhang</w:t>
      </w:r>
      <w:r>
        <w:t>等人设计了一种单室光电催化电池（</w:t>
      </w:r>
      <w:r>
        <w:t>PEC</w:t>
      </w:r>
      <w:r>
        <w:t>），具有</w:t>
      </w:r>
      <w:r>
        <w:t>TiO</w:t>
      </w:r>
      <w:r w:rsidRPr="009A5802">
        <w:rPr>
          <w:vertAlign w:val="subscript"/>
        </w:rPr>
        <w:t>2</w:t>
      </w:r>
      <w:r>
        <w:t>/Ni-Sb-SnO</w:t>
      </w:r>
      <w:r w:rsidRPr="009A5802">
        <w:rPr>
          <w:vertAlign w:val="subscript"/>
        </w:rPr>
        <w:t>2</w:t>
      </w:r>
      <w:r>
        <w:t>（</w:t>
      </w:r>
      <w:r>
        <w:t>TNA/NSS</w:t>
      </w:r>
      <w:r>
        <w:t>）双功能的光阳极和活化的碳纤维阴极（</w:t>
      </w:r>
      <w:r>
        <w:t>ACF</w:t>
      </w:r>
      <w:r>
        <w:t>），用于处理含有次磷酸根的污水，最终结果表明，在投加</w:t>
      </w:r>
      <w:r>
        <w:t>3.0mM Fe</w:t>
      </w:r>
      <w:r w:rsidRPr="009A5802">
        <w:rPr>
          <w:vertAlign w:val="superscript"/>
        </w:rPr>
        <w:t>2+</w:t>
      </w:r>
      <w:r>
        <w:t>和电压</w:t>
      </w:r>
      <w:r>
        <w:t>3.0V</w:t>
      </w:r>
      <w:r>
        <w:t>情况下，污水中</w:t>
      </w:r>
      <w:r>
        <w:t>1.0mM</w:t>
      </w:r>
      <w:r>
        <w:t>的次磷酸根被完全氧化</w:t>
      </w:r>
      <w:r>
        <w:rPr>
          <w:rFonts w:hint="eastAsia"/>
        </w:rPr>
        <w:t>。其</w:t>
      </w:r>
      <w:r>
        <w:t>原理大概为，在阳极，光电催化反应产生</w:t>
      </w:r>
      <w:r>
        <w:t>Fe</w:t>
      </w:r>
      <w:r w:rsidRPr="009A5802">
        <w:rPr>
          <w:vertAlign w:val="superscript"/>
        </w:rPr>
        <w:t>3+</w:t>
      </w:r>
      <w:r>
        <w:t>、活化的氧化剂（</w:t>
      </w:r>
      <w:r>
        <w:t>OH·</w:t>
      </w:r>
      <w:r>
        <w:t>和</w:t>
      </w:r>
      <w:r>
        <w:t>O</w:t>
      </w:r>
      <w:r w:rsidRPr="009A5802">
        <w:rPr>
          <w:vertAlign w:val="subscript"/>
        </w:rPr>
        <w:t>3</w:t>
      </w:r>
      <w:r>
        <w:t>）和电子，活化的氧化剂将次磷酸根（</w:t>
      </w:r>
      <w:r>
        <w:t>H</w:t>
      </w:r>
      <w:r w:rsidRPr="009A5802">
        <w:rPr>
          <w:vertAlign w:val="subscript"/>
        </w:rPr>
        <w:t>2</w:t>
      </w:r>
      <w:r>
        <w:t>PO</w:t>
      </w:r>
      <w:r w:rsidRPr="009A5802">
        <w:rPr>
          <w:vertAlign w:val="subscript"/>
        </w:rPr>
        <w:t>2</w:t>
      </w:r>
      <w:r w:rsidRPr="009A5802">
        <w:rPr>
          <w:vertAlign w:val="superscript"/>
        </w:rPr>
        <w:t>-</w:t>
      </w:r>
      <w:r>
        <w:t>）先转化为亚磷酸根（</w:t>
      </w:r>
      <w:r>
        <w:t>HPO</w:t>
      </w:r>
      <w:r w:rsidRPr="009A5802">
        <w:rPr>
          <w:vertAlign w:val="subscript"/>
        </w:rPr>
        <w:t>3</w:t>
      </w:r>
      <w:r w:rsidRPr="009A5802">
        <w:rPr>
          <w:vertAlign w:val="superscript"/>
        </w:rPr>
        <w:t>2-</w:t>
      </w:r>
      <w:r>
        <w:t>），最终转化为正磷酸根（</w:t>
      </w:r>
      <w:r>
        <w:t>PO</w:t>
      </w:r>
      <w:r w:rsidRPr="009A5802">
        <w:rPr>
          <w:vertAlign w:val="subscript"/>
        </w:rPr>
        <w:t>4</w:t>
      </w:r>
      <w:r w:rsidRPr="009A5802">
        <w:rPr>
          <w:vertAlign w:val="superscript"/>
        </w:rPr>
        <w:t>3-</w:t>
      </w:r>
      <w:r>
        <w:t>），随后</w:t>
      </w:r>
      <w:r>
        <w:t>PO</w:t>
      </w:r>
      <w:r w:rsidRPr="009A5802">
        <w:rPr>
          <w:vertAlign w:val="subscript"/>
        </w:rPr>
        <w:t>4</w:t>
      </w:r>
      <w:r w:rsidRPr="009A5802">
        <w:rPr>
          <w:vertAlign w:val="superscript"/>
        </w:rPr>
        <w:t>3-</w:t>
      </w:r>
      <w:r>
        <w:t>与生成的</w:t>
      </w:r>
      <w:r>
        <w:t>Fe</w:t>
      </w:r>
      <w:r w:rsidRPr="009A5802">
        <w:rPr>
          <w:vertAlign w:val="superscript"/>
        </w:rPr>
        <w:t>3+</w:t>
      </w:r>
      <w:r>
        <w:t>形成磷酸铁沉淀。除此之外，阴极生成的</w:t>
      </w:r>
      <w:r>
        <w:t>H</w:t>
      </w:r>
      <w:r w:rsidRPr="009A5802">
        <w:rPr>
          <w:vertAlign w:val="subscript"/>
        </w:rPr>
        <w:t>2</w:t>
      </w:r>
      <w:r>
        <w:t>O</w:t>
      </w:r>
      <w:r w:rsidRPr="009A5802">
        <w:rPr>
          <w:vertAlign w:val="subscript"/>
        </w:rPr>
        <w:t>2</w:t>
      </w:r>
      <w:r>
        <w:t>还能进一步促进次磷酸根的氧化。</w:t>
      </w:r>
    </w:p>
    <w:p w14:paraId="320F07FD" w14:textId="77777777" w:rsidR="001B5AF8" w:rsidRDefault="001B5AF8" w:rsidP="001B5AF8">
      <w:pPr>
        <w:pStyle w:val="Bf2"/>
      </w:pPr>
      <w:r>
        <w:rPr>
          <w:rFonts w:hint="eastAsia"/>
        </w:rPr>
        <w:t>3</w:t>
      </w:r>
      <w:r>
        <w:t>.</w:t>
      </w:r>
      <w:r>
        <w:t>影响非正磷酸盐</w:t>
      </w:r>
      <w:r>
        <w:rPr>
          <w:rFonts w:hint="eastAsia"/>
        </w:rPr>
        <w:t>去除率</w:t>
      </w:r>
      <w:r>
        <w:t>的因素：</w:t>
      </w:r>
    </w:p>
    <w:p w14:paraId="05B24B15" w14:textId="77777777" w:rsidR="001B5AF8" w:rsidRDefault="001B5AF8" w:rsidP="001B5AF8">
      <w:pPr>
        <w:pStyle w:val="Bf2"/>
      </w:pPr>
      <w:r>
        <w:t>结论：阳极材料决定了非正磷酸盐转化为正磷酸盐的效率。</w:t>
      </w:r>
    </w:p>
    <w:p w14:paraId="23F713C3" w14:textId="77777777" w:rsidR="001B5AF8" w:rsidRDefault="001B5AF8" w:rsidP="001B5AF8">
      <w:pPr>
        <w:pStyle w:val="Bf2"/>
      </w:pPr>
      <w:r>
        <w:t>依据：</w:t>
      </w:r>
      <w:r>
        <w:t>Lei</w:t>
      </w:r>
      <w:r>
        <w:t>等人对比了三种不同的阳极材料（</w:t>
      </w:r>
      <w:r>
        <w:t>Ru-</w:t>
      </w:r>
      <w:proofErr w:type="spellStart"/>
      <w:r>
        <w:t>Ir</w:t>
      </w:r>
      <w:proofErr w:type="spellEnd"/>
      <w:r>
        <w:t>、</w:t>
      </w:r>
      <w:r>
        <w:t>Pt-</w:t>
      </w:r>
      <w:proofErr w:type="spellStart"/>
      <w:r>
        <w:t>Ir</w:t>
      </w:r>
      <w:proofErr w:type="spellEnd"/>
      <w:r>
        <w:t>、</w:t>
      </w:r>
      <w:r>
        <w:t>Pt</w:t>
      </w:r>
      <w:r>
        <w:t>），研究表明氧化效率顺序为</w:t>
      </w:r>
      <w:r>
        <w:t>Ru-</w:t>
      </w:r>
      <w:proofErr w:type="spellStart"/>
      <w:r>
        <w:t>Ir</w:t>
      </w:r>
      <w:proofErr w:type="spellEnd"/>
      <w:r>
        <w:t>＞</w:t>
      </w:r>
      <w:r>
        <w:t>Pt-</w:t>
      </w:r>
      <w:proofErr w:type="spellStart"/>
      <w:r>
        <w:t>Ir</w:t>
      </w:r>
      <w:proofErr w:type="spellEnd"/>
      <w:r>
        <w:t>＞</w:t>
      </w:r>
      <w:r>
        <w:t>Pt</w:t>
      </w:r>
      <w:r>
        <w:t>；</w:t>
      </w:r>
      <w:r>
        <w:t>Zhang</w:t>
      </w:r>
      <w:r>
        <w:t>等人也发现，</w:t>
      </w:r>
      <w:r>
        <w:t>TNA/NSS</w:t>
      </w:r>
      <w:r>
        <w:t>阳极能产生</w:t>
      </w:r>
      <w:r>
        <w:t>HO·</w:t>
      </w:r>
      <w:r>
        <w:t>，促进非正磷酸盐的转化。</w:t>
      </w:r>
    </w:p>
    <w:p w14:paraId="58BDDCFB" w14:textId="77777777" w:rsidR="001B5AF8" w:rsidRDefault="001B5AF8" w:rsidP="001B5AF8">
      <w:pPr>
        <w:pStyle w:val="Bf2"/>
      </w:pPr>
      <w:r>
        <w:t>结论：污水中存在的离子和物质能影响非正磷酸的去除效率。</w:t>
      </w:r>
    </w:p>
    <w:p w14:paraId="06D36B6B" w14:textId="77777777" w:rsidR="001B5AF8" w:rsidRDefault="001B5AF8" w:rsidP="001B5AF8">
      <w:pPr>
        <w:pStyle w:val="Bf2"/>
      </w:pPr>
      <w:r>
        <w:t>依据：</w:t>
      </w:r>
      <w:r>
        <w:t>Lei</w:t>
      </w:r>
      <w:r>
        <w:t>等人研究发现，氯离子对非正磷酸盐的转化具有促进作用，因为处理过程中氯离子能转化为具有强氧化性的氯化物；</w:t>
      </w:r>
      <w:r>
        <w:t>Zhang</w:t>
      </w:r>
      <w:r>
        <w:t>等人也发现，在光电催化体系中，硝酸盐和天然有机物（</w:t>
      </w:r>
      <w:r>
        <w:t>NOM</w:t>
      </w:r>
      <w:r>
        <w:t>）能提高非正磷酸盐的去除，因为它们属于光敏型物质，能促进</w:t>
      </w:r>
      <w:r>
        <w:t>HO·</w:t>
      </w:r>
      <w:r>
        <w:t>的产生，而碳酸（氢）根能猝灭</w:t>
      </w:r>
      <w:r>
        <w:t>HO·</w:t>
      </w:r>
      <w:r>
        <w:t>，因此会抑制非正磷酸盐的去除。</w:t>
      </w:r>
    </w:p>
    <w:p w14:paraId="77CCA05D" w14:textId="77777777" w:rsidR="001B5AF8" w:rsidRDefault="001B5AF8" w:rsidP="001B5AF8">
      <w:pPr>
        <w:pStyle w:val="Bf2"/>
      </w:pPr>
      <w:r>
        <w:t>结论：溶液</w:t>
      </w:r>
      <w:r>
        <w:t>pH</w:t>
      </w:r>
      <w:r>
        <w:t>可能会影响阳极反应</w:t>
      </w:r>
    </w:p>
    <w:p w14:paraId="00310E58" w14:textId="77777777" w:rsidR="001B5AF8" w:rsidRDefault="001B5AF8" w:rsidP="001B5AF8">
      <w:pPr>
        <w:pStyle w:val="Bf2"/>
      </w:pPr>
      <w:r>
        <w:t>依据：</w:t>
      </w:r>
      <w:r>
        <w:t>Zhang</w:t>
      </w:r>
      <w:r>
        <w:t>等人研究表明，在酸性条件下，因为此时有利于</w:t>
      </w:r>
      <w:r>
        <w:t>HO·</w:t>
      </w:r>
      <w:r>
        <w:t>的产生，所以除磷效率更好。</w:t>
      </w:r>
    </w:p>
    <w:p w14:paraId="74FFF180" w14:textId="77777777" w:rsidR="001B5AF8" w:rsidRPr="00A1089B" w:rsidRDefault="001B5AF8" w:rsidP="001B5AF8">
      <w:pPr>
        <w:pStyle w:val="B8"/>
        <w:rPr>
          <w:rFonts w:ascii="宋体" w:eastAsia="宋体" w:hAnsi="宋体"/>
          <w:b/>
          <w:bCs/>
        </w:rPr>
      </w:pPr>
      <w:r w:rsidRPr="00A1089B">
        <w:rPr>
          <w:rFonts w:ascii="宋体" w:eastAsia="宋体" w:hAnsi="宋体"/>
          <w:b/>
          <w:bCs/>
        </w:rPr>
        <w:t>经济评估</w:t>
      </w:r>
    </w:p>
    <w:p w14:paraId="19E0A9CC" w14:textId="77777777" w:rsidR="001B5AF8" w:rsidRDefault="001B5AF8" w:rsidP="001B5AF8">
      <w:pPr>
        <w:pStyle w:val="Bf2"/>
      </w:pPr>
      <w:r>
        <w:rPr>
          <w:rFonts w:hint="eastAsia"/>
        </w:rPr>
        <w:t>1</w:t>
      </w:r>
      <w:r>
        <w:t>.</w:t>
      </w:r>
      <w:r>
        <w:rPr>
          <w:rFonts w:hint="eastAsia"/>
        </w:rPr>
        <w:t>初步评估</w:t>
      </w:r>
    </w:p>
    <w:p w14:paraId="5ADEC75B" w14:textId="77777777" w:rsidR="001B5AF8" w:rsidRDefault="001B5AF8" w:rsidP="001B5AF8">
      <w:pPr>
        <w:pStyle w:val="Bf2"/>
      </w:pPr>
      <w:r>
        <w:rPr>
          <w:rFonts w:hint="eastAsia"/>
        </w:rPr>
        <w:t>分析：</w:t>
      </w:r>
      <w:r>
        <w:t>假设电费为</w:t>
      </w:r>
      <w:r>
        <w:t>0.1</w:t>
      </w:r>
      <w:r>
        <w:t>美元</w:t>
      </w:r>
      <w:r>
        <w:t>/kWh</w:t>
      </w:r>
      <w:r>
        <w:t>，理论上，从电化学体系中回收磷的成本为</w:t>
      </w:r>
      <w:r>
        <w:t>0.3</w:t>
      </w:r>
      <w:r>
        <w:t>美元</w:t>
      </w:r>
      <w:r>
        <w:t>/kg</w:t>
      </w:r>
      <w:r>
        <w:t>，</w:t>
      </w:r>
      <w:r>
        <w:rPr>
          <w:rFonts w:hint="eastAsia"/>
        </w:rPr>
        <w:t>而</w:t>
      </w:r>
      <w:r>
        <w:t>生物电化学体系</w:t>
      </w:r>
      <w:r>
        <w:rPr>
          <w:rFonts w:hint="eastAsia"/>
        </w:rPr>
        <w:t>则</w:t>
      </w:r>
      <w:r>
        <w:t>更低</w:t>
      </w:r>
      <w:r>
        <w:rPr>
          <w:rFonts w:hint="eastAsia"/>
        </w:rPr>
        <w:t>（</w:t>
      </w:r>
      <w:r>
        <w:t>0.22</w:t>
      </w:r>
      <w:r>
        <w:t>美元</w:t>
      </w:r>
      <w:r>
        <w:t>/kg</w:t>
      </w:r>
      <w:r>
        <w:rPr>
          <w:rFonts w:hint="eastAsia"/>
        </w:rPr>
        <w:t>）</w:t>
      </w:r>
      <w:r>
        <w:t>，如果体系中需要投加</w:t>
      </w:r>
      <w:r>
        <w:t>Ca</w:t>
      </w:r>
      <w:r>
        <w:t>源，将投加的化学药品成本考虑在内，那么包含电费和药品的总成本为</w:t>
      </w:r>
      <w:r>
        <w:t>0.91</w:t>
      </w:r>
      <w:r>
        <w:t>美元</w:t>
      </w:r>
      <w:r>
        <w:t>/kg P</w:t>
      </w:r>
      <w:r>
        <w:t>，这与直接开采磷矿相比仍然具有可比性</w:t>
      </w:r>
      <w:r>
        <w:rPr>
          <w:rFonts w:hint="eastAsia"/>
        </w:rPr>
        <w:t>（不考虑</w:t>
      </w:r>
      <w:r>
        <w:t>运输成本的情况下，直接开采磷矿的成本为</w:t>
      </w:r>
      <w:r>
        <w:t>0.8</w:t>
      </w:r>
      <w:r>
        <w:t>美元</w:t>
      </w:r>
      <w:r>
        <w:t>/kg P</w:t>
      </w:r>
      <w:r>
        <w:rPr>
          <w:rFonts w:hint="eastAsia"/>
        </w:rPr>
        <w:t>）</w:t>
      </w:r>
      <w:r>
        <w:t>。</w:t>
      </w:r>
    </w:p>
    <w:p w14:paraId="2F92DC81" w14:textId="77777777" w:rsidR="001B5AF8" w:rsidRDefault="001B5AF8" w:rsidP="001B5AF8">
      <w:pPr>
        <w:pStyle w:val="Bf2"/>
      </w:pPr>
      <w:r>
        <w:t>结论：初步比较说明，从经济上，</w:t>
      </w:r>
      <w:r>
        <w:t>EMP</w:t>
      </w:r>
      <w:r>
        <w:t>体系回收</w:t>
      </w:r>
      <w:proofErr w:type="gramStart"/>
      <w:r>
        <w:t>磷具有</w:t>
      </w:r>
      <w:proofErr w:type="gramEnd"/>
      <w:r>
        <w:t>很大的潜力。</w:t>
      </w:r>
    </w:p>
    <w:p w14:paraId="302210AA" w14:textId="77777777" w:rsidR="001B5AF8" w:rsidRDefault="001B5AF8" w:rsidP="001B5AF8">
      <w:pPr>
        <w:pStyle w:val="Bf2"/>
      </w:pPr>
      <w:r>
        <w:rPr>
          <w:rFonts w:hint="eastAsia"/>
        </w:rPr>
        <w:t>2</w:t>
      </w:r>
      <w:r>
        <w:t>.</w:t>
      </w:r>
      <w:r>
        <w:rPr>
          <w:rFonts w:hint="eastAsia"/>
        </w:rPr>
        <w:t>具体评估</w:t>
      </w:r>
    </w:p>
    <w:p w14:paraId="25E60E65" w14:textId="77777777" w:rsidR="001B5AF8" w:rsidRDefault="001B5AF8" w:rsidP="001B5AF8">
      <w:pPr>
        <w:pStyle w:val="Bf2"/>
      </w:pPr>
      <w:r>
        <w:rPr>
          <w:rFonts w:hint="eastAsia"/>
        </w:rPr>
        <w:t>考虑到</w:t>
      </w:r>
      <w:r>
        <w:t>影响能耗的因素：</w:t>
      </w:r>
      <w:r>
        <w:t>P</w:t>
      </w:r>
      <w:r>
        <w:t>浓度、电化学体系类型（生物或非生物、有无</w:t>
      </w:r>
      <w:r>
        <w:t>MBR</w:t>
      </w:r>
      <w:r>
        <w:t>膜）、</w:t>
      </w:r>
      <w:r>
        <w:t>P</w:t>
      </w:r>
      <w:r>
        <w:t>的类型（非正磷酸盐或正磷酸盐、有机磷或无机磷）、填充物（例</w:t>
      </w:r>
      <w:r>
        <w:t>CaCO</w:t>
      </w:r>
      <w:r w:rsidRPr="00BD5E6D">
        <w:rPr>
          <w:vertAlign w:val="subscript"/>
        </w:rPr>
        <w:t>3</w:t>
      </w:r>
      <w:r>
        <w:t>）、电流密度、电极材料</w:t>
      </w:r>
      <w:r>
        <w:rPr>
          <w:rFonts w:hint="eastAsia"/>
        </w:rPr>
        <w:t>。从这几个因素分别分析对能耗的影响。</w:t>
      </w:r>
    </w:p>
    <w:p w14:paraId="05C2FADB" w14:textId="77777777" w:rsidR="001B5AF8" w:rsidRDefault="001B5AF8" w:rsidP="001B5AF8">
      <w:pPr>
        <w:pStyle w:val="Bf2"/>
      </w:pPr>
      <w:r>
        <w:rPr>
          <w:rFonts w:hint="eastAsia"/>
        </w:rPr>
        <w:t>（</w:t>
      </w:r>
      <w:r>
        <w:rPr>
          <w:rFonts w:hint="eastAsia"/>
        </w:rPr>
        <w:t>1</w:t>
      </w:r>
      <w:r>
        <w:rPr>
          <w:rFonts w:hint="eastAsia"/>
        </w:rPr>
        <w:t>）</w:t>
      </w:r>
      <w:r>
        <w:t>P</w:t>
      </w:r>
      <w:r>
        <w:t>浓度：一般来说，</w:t>
      </w:r>
      <w:r>
        <w:t>P</w:t>
      </w:r>
      <w:r>
        <w:t>浓度越低能耗越高。即使施加同样的电流密度，因为</w:t>
      </w:r>
      <w:r>
        <w:t>P</w:t>
      </w:r>
      <w:r>
        <w:t>浓度的不同，产生每</w:t>
      </w:r>
      <w:r>
        <w:t xml:space="preserve">kg </w:t>
      </w:r>
      <w:proofErr w:type="spellStart"/>
      <w:r>
        <w:t>CaP</w:t>
      </w:r>
      <w:proofErr w:type="spellEnd"/>
      <w:r>
        <w:t>所消耗的电量明显不同；处理奶酪污水这类富</w:t>
      </w:r>
      <w:r>
        <w:t>P</w:t>
      </w:r>
      <w:r>
        <w:t>污水时，研究表明能耗会随着</w:t>
      </w:r>
      <w:r>
        <w:t>P</w:t>
      </w:r>
      <w:r>
        <w:t>浓度的稀释而增加（即</w:t>
      </w:r>
      <w:r>
        <w:t>P</w:t>
      </w:r>
      <w:r>
        <w:t>浓度越低能耗越高）；过往研究表明当水中</w:t>
      </w:r>
      <w:r>
        <w:t>PO</w:t>
      </w:r>
      <w:r w:rsidRPr="00BD5E6D">
        <w:rPr>
          <w:vertAlign w:val="subscript"/>
        </w:rPr>
        <w:t>4</w:t>
      </w:r>
      <w:r w:rsidRPr="00BD5E6D">
        <w:rPr>
          <w:vertAlign w:val="superscript"/>
        </w:rPr>
        <w:t>-</w:t>
      </w:r>
      <w:r>
        <w:t>P</w:t>
      </w:r>
      <w:r>
        <w:t>浓度</w:t>
      </w:r>
      <w:r>
        <w:rPr>
          <w:rFonts w:hint="eastAsia"/>
        </w:rPr>
        <w:t>高于</w:t>
      </w:r>
      <w:r>
        <w:t>50mg/L</w:t>
      </w:r>
      <w:r>
        <w:t>时（研究基于化学沉淀法），此时所花费的成本是可以接受的，</w:t>
      </w:r>
      <w:r>
        <w:rPr>
          <w:rFonts w:hint="eastAsia"/>
        </w:rPr>
        <w:t>但</w:t>
      </w:r>
      <w:r>
        <w:t>污水中</w:t>
      </w:r>
      <w:r>
        <w:t>P</w:t>
      </w:r>
      <w:r>
        <w:t>浓度低于该浓度时，则处理成本过高。</w:t>
      </w:r>
    </w:p>
    <w:p w14:paraId="241E65F2" w14:textId="77777777" w:rsidR="001B5AF8" w:rsidRDefault="001B5AF8" w:rsidP="001B5AF8">
      <w:pPr>
        <w:pStyle w:val="Bf2"/>
      </w:pPr>
      <w:r>
        <w:rPr>
          <w:rFonts w:hint="eastAsia"/>
        </w:rPr>
        <w:t>（</w:t>
      </w:r>
      <w:r>
        <w:rPr>
          <w:rFonts w:hint="eastAsia"/>
        </w:rPr>
        <w:t>2</w:t>
      </w:r>
      <w:r>
        <w:rPr>
          <w:rFonts w:hint="eastAsia"/>
        </w:rPr>
        <w:t>）</w:t>
      </w:r>
      <w:r>
        <w:t>MBR</w:t>
      </w:r>
      <w:r>
        <w:t>膜和填充物：使用</w:t>
      </w:r>
      <w:r>
        <w:t>MBR</w:t>
      </w:r>
      <w:r>
        <w:t>膜可以高效地提升阴极</w:t>
      </w:r>
      <w:r>
        <w:t>pH</w:t>
      </w:r>
      <w:r>
        <w:t>，进而提升去除效率，使能耗降低。同样使用</w:t>
      </w:r>
      <w:r>
        <w:t>CaCO</w:t>
      </w:r>
      <w:r w:rsidRPr="00BD5E6D">
        <w:rPr>
          <w:vertAlign w:val="subscript"/>
        </w:rPr>
        <w:t>3</w:t>
      </w:r>
      <w:r>
        <w:t>等类似填充物，一样可以提升去除效率，降低能耗。</w:t>
      </w:r>
      <w:r>
        <w:t>Lei</w:t>
      </w:r>
      <w:r>
        <w:t>等人用</w:t>
      </w:r>
      <w:r>
        <w:t>CaCO</w:t>
      </w:r>
      <w:r w:rsidRPr="00BD5E6D">
        <w:rPr>
          <w:vertAlign w:val="subscript"/>
        </w:rPr>
        <w:t>3</w:t>
      </w:r>
      <w:r>
        <w:t>填充反应器，在</w:t>
      </w:r>
      <w:r>
        <w:t>3.5A/m</w:t>
      </w:r>
      <w:r w:rsidRPr="00BD5E6D">
        <w:rPr>
          <w:vertAlign w:val="superscript"/>
        </w:rPr>
        <w:t>2</w:t>
      </w:r>
      <w:r>
        <w:t>电流密度下处理合成污水，能耗低至</w:t>
      </w:r>
      <w:r>
        <w:t>29 kWh/kg P</w:t>
      </w:r>
      <w:r>
        <w:t>。</w:t>
      </w:r>
    </w:p>
    <w:p w14:paraId="3D39CC35" w14:textId="77777777" w:rsidR="001B5AF8" w:rsidRDefault="001B5AF8" w:rsidP="001B5AF8">
      <w:pPr>
        <w:pStyle w:val="Bf2"/>
      </w:pPr>
      <w:r>
        <w:rPr>
          <w:rFonts w:hint="eastAsia"/>
        </w:rPr>
        <w:t>（</w:t>
      </w:r>
      <w:r>
        <w:rPr>
          <w:rFonts w:hint="eastAsia"/>
        </w:rPr>
        <w:t>3</w:t>
      </w:r>
      <w:r>
        <w:rPr>
          <w:rFonts w:hint="eastAsia"/>
        </w:rPr>
        <w:t>）</w:t>
      </w:r>
      <w:r>
        <w:t>P</w:t>
      </w:r>
      <w:r>
        <w:t>的类型：相比回收无机磷，回收有机磷的能耗更高。因为需要额外多的能耗将有机分子结构破坏。目前关于非正磷酸盐的能耗问题，仍有所缺失，因此无法明确比较非正磷酸盐和正磷酸盐之间的能耗，这也是未来的潜在研究方向。</w:t>
      </w:r>
    </w:p>
    <w:p w14:paraId="6D5BD82E" w14:textId="77777777" w:rsidR="001B5AF8" w:rsidRDefault="001B5AF8" w:rsidP="001B5AF8">
      <w:pPr>
        <w:pStyle w:val="Bf2"/>
      </w:pPr>
      <w:r>
        <w:rPr>
          <w:rFonts w:hint="eastAsia"/>
        </w:rPr>
        <w:t>（</w:t>
      </w:r>
      <w:r>
        <w:rPr>
          <w:rFonts w:hint="eastAsia"/>
        </w:rPr>
        <w:t>4</w:t>
      </w:r>
      <w:r>
        <w:rPr>
          <w:rFonts w:hint="eastAsia"/>
        </w:rPr>
        <w:t>）</w:t>
      </w:r>
      <w:r>
        <w:t>电化学体系类型：生物电化学体系（</w:t>
      </w:r>
      <w:r>
        <w:t>BES</w:t>
      </w:r>
      <w:r>
        <w:t>）相比非生物体系能耗更低。因为生物电化学体系通过阳极的产电微生物产生电子；</w:t>
      </w:r>
      <w:r>
        <w:t>Lei</w:t>
      </w:r>
      <w:r>
        <w:t>等人的研究表明，处理生活污水，生物电化学比非生物电化学体系能耗更低（</w:t>
      </w:r>
      <w:r>
        <w:t>69kWh/kg P vs110kWh/kg P</w:t>
      </w:r>
      <w:r>
        <w:t>）；</w:t>
      </w:r>
      <w:r>
        <w:t>Cusick</w:t>
      </w:r>
      <w:r>
        <w:t>和</w:t>
      </w:r>
      <w:r>
        <w:t>Logan</w:t>
      </w:r>
      <w:r>
        <w:t>的研究表明，微生物电解电池（</w:t>
      </w:r>
      <w:r>
        <w:t>MEC</w:t>
      </w:r>
      <w:r>
        <w:t>）的能量效率</w:t>
      </w:r>
      <w:r>
        <w:t>(</w:t>
      </w:r>
      <w:r>
        <w:t>氢气产量</w:t>
      </w:r>
      <w:r>
        <w:t xml:space="preserve"> vs </w:t>
      </w:r>
      <w:r>
        <w:t>电力消耗和物质投入</w:t>
      </w:r>
      <w:r>
        <w:t>)</w:t>
      </w:r>
      <w:r>
        <w:t>为</w:t>
      </w:r>
      <w:r>
        <w:t>73±4%</w:t>
      </w:r>
      <w:r>
        <w:t>，这表明如果在</w:t>
      </w:r>
      <w:r>
        <w:t>(</w:t>
      </w:r>
      <w:r>
        <w:t>生物</w:t>
      </w:r>
      <w:r>
        <w:t>)</w:t>
      </w:r>
      <w:r>
        <w:t>电化学体系中，持续产生氢气，则可以达到较高的能源效率。</w:t>
      </w:r>
    </w:p>
    <w:p w14:paraId="77814F20" w14:textId="77777777" w:rsidR="001B5AF8" w:rsidRDefault="001B5AF8" w:rsidP="001B5AF8">
      <w:pPr>
        <w:pStyle w:val="Bf2"/>
      </w:pPr>
      <w:r>
        <w:rPr>
          <w:rFonts w:hint="eastAsia"/>
        </w:rPr>
        <w:t>（</w:t>
      </w:r>
      <w:r>
        <w:rPr>
          <w:rFonts w:hint="eastAsia"/>
        </w:rPr>
        <w:t>5</w:t>
      </w:r>
      <w:r>
        <w:rPr>
          <w:rFonts w:hint="eastAsia"/>
        </w:rPr>
        <w:t>）</w:t>
      </w:r>
      <w:r>
        <w:t>电流密度：显然的，电流密度越高，能耗越高，但施加某个电压值时，因为产生的沉淀收益弥补了能量的投入，所以在一定的电压附近（例如</w:t>
      </w:r>
      <w:r>
        <w:t>0.8V</w:t>
      </w:r>
      <w:r>
        <w:t>和</w:t>
      </w:r>
      <w:r>
        <w:t>1.0V</w:t>
      </w:r>
      <w:r>
        <w:t>）能耗接近。</w:t>
      </w:r>
    </w:p>
    <w:p w14:paraId="36C5668D" w14:textId="77777777" w:rsidR="001B5AF8" w:rsidRPr="00A1089B" w:rsidRDefault="001B5AF8" w:rsidP="001B5AF8">
      <w:pPr>
        <w:pStyle w:val="Bf2"/>
      </w:pPr>
      <w:r>
        <w:rPr>
          <w:rFonts w:hint="eastAsia"/>
        </w:rPr>
        <w:t>（</w:t>
      </w:r>
      <w:r>
        <w:rPr>
          <w:rFonts w:hint="eastAsia"/>
        </w:rPr>
        <w:t>6</w:t>
      </w:r>
      <w:r>
        <w:rPr>
          <w:rFonts w:hint="eastAsia"/>
        </w:rPr>
        <w:t>）</w:t>
      </w:r>
      <w:r>
        <w:t>电极材料：电化学体系中常用</w:t>
      </w:r>
      <w:proofErr w:type="gramStart"/>
      <w:r>
        <w:t>镀</w:t>
      </w:r>
      <w:proofErr w:type="gramEnd"/>
      <w:r>
        <w:t>Pt</w:t>
      </w:r>
      <w:r>
        <w:t>类的</w:t>
      </w:r>
      <w:r>
        <w:t>Ti</w:t>
      </w:r>
      <w:r>
        <w:t>阳极，因为该类金属为昂贵的贵金属，所以当反应器处理规模扩大时，这种电极</w:t>
      </w:r>
      <w:proofErr w:type="gramStart"/>
      <w:r>
        <w:t>极</w:t>
      </w:r>
      <w:proofErr w:type="gramEnd"/>
      <w:r>
        <w:t>大增加了</w:t>
      </w:r>
      <w:r>
        <w:t>EMP</w:t>
      </w:r>
      <w:r>
        <w:t>体系的成本，后续提出用便宜的材料替代（如：石墨毡</w:t>
      </w:r>
      <w:r>
        <w:rPr>
          <w:rFonts w:hint="eastAsia"/>
        </w:rPr>
        <w:t>、不锈钢等</w:t>
      </w:r>
      <w:r>
        <w:t>），但不使用贵金属的电极，</w:t>
      </w:r>
      <w:proofErr w:type="gramStart"/>
      <w:r>
        <w:t>实际长</w:t>
      </w:r>
      <w:proofErr w:type="gramEnd"/>
      <w:r>
        <w:t>时间处理所表现的持续性，还需要进一步研究。因此，对可替换性电极材料的研究，将会是未来的研究方向。</w:t>
      </w:r>
    </w:p>
    <w:p w14:paraId="4DFC06AA" w14:textId="77777777" w:rsidR="001B5AF8" w:rsidRPr="006D0996" w:rsidRDefault="001B5AF8" w:rsidP="001B5AF8">
      <w:pPr>
        <w:pStyle w:val="B8"/>
        <w:rPr>
          <w:rFonts w:ascii="宋体" w:eastAsia="宋体" w:hAnsi="宋体"/>
          <w:b/>
          <w:bCs/>
        </w:rPr>
      </w:pPr>
      <w:r>
        <w:rPr>
          <w:rFonts w:ascii="宋体" w:eastAsia="宋体" w:hAnsi="宋体" w:hint="eastAsia"/>
          <w:b/>
          <w:bCs/>
        </w:rPr>
        <w:t>未来</w:t>
      </w:r>
      <w:r w:rsidRPr="00E42316">
        <w:rPr>
          <w:rFonts w:ascii="宋体" w:eastAsia="宋体" w:hAnsi="宋体" w:hint="eastAsia"/>
          <w:b/>
          <w:bCs/>
        </w:rPr>
        <w:t>研究方向：</w:t>
      </w:r>
    </w:p>
    <w:p w14:paraId="5898809F" w14:textId="77777777" w:rsidR="001B5AF8" w:rsidRDefault="001B5AF8" w:rsidP="001B5AF8">
      <w:pPr>
        <w:pStyle w:val="Bf2"/>
      </w:pPr>
      <w:r>
        <w:t>1.</w:t>
      </w:r>
      <w:r>
        <w:t>研究实际应用时遇到的问题并对反应器进行优化。</w:t>
      </w:r>
    </w:p>
    <w:p w14:paraId="6D8B3DEF" w14:textId="77777777" w:rsidR="001B5AF8" w:rsidRDefault="001B5AF8" w:rsidP="001B5AF8">
      <w:pPr>
        <w:pStyle w:val="Bf2"/>
      </w:pPr>
      <w:r>
        <w:t>例如：</w:t>
      </w:r>
      <w:r>
        <w:rPr>
          <w:rFonts w:hint="eastAsia"/>
        </w:rPr>
        <w:t>沉淀的收集问题，处理</w:t>
      </w:r>
      <w:r>
        <w:t>实验室规模</w:t>
      </w:r>
      <w:r>
        <w:rPr>
          <w:rFonts w:hint="eastAsia"/>
        </w:rPr>
        <w:t>的水量，仅需</w:t>
      </w:r>
      <w:r>
        <w:t>在电化学反应终止后，刮除沉淀即可，而实际连续流的运行中，</w:t>
      </w:r>
      <w:r>
        <w:rPr>
          <w:rFonts w:hint="eastAsia"/>
        </w:rPr>
        <w:t>中断</w:t>
      </w:r>
      <w:r>
        <w:t>处理过程收集沉淀显然是不现实的。目前在这方面，已经有研究人员提出料斗型反应器和极性转化来解决该问题，但还存在潜在的研究方向，例如：可拆卸电极、自动式刮板或通过电流急剧升高来脱落阴极上的沉淀。未来可以为解决实际沉淀收集问题，而进行研究。</w:t>
      </w:r>
    </w:p>
    <w:p w14:paraId="11D3E26D" w14:textId="77777777" w:rsidR="001B5AF8" w:rsidRDefault="001B5AF8" w:rsidP="001B5AF8">
      <w:pPr>
        <w:pStyle w:val="Bf2"/>
      </w:pPr>
      <w:r>
        <w:t>2.</w:t>
      </w:r>
      <w:r>
        <w:t>研究</w:t>
      </w:r>
      <w:r>
        <w:t>EMP</w:t>
      </w:r>
      <w:r>
        <w:t>体系中，</w:t>
      </w:r>
      <w:r>
        <w:rPr>
          <w:rFonts w:hint="eastAsia"/>
        </w:rPr>
        <w:t>在</w:t>
      </w:r>
      <w:r>
        <w:t>非正磷酸盐中去除和回收</w:t>
      </w:r>
      <w:r>
        <w:t>P</w:t>
      </w:r>
    </w:p>
    <w:p w14:paraId="08A238F5" w14:textId="77777777" w:rsidR="001B5AF8" w:rsidRDefault="001B5AF8" w:rsidP="001B5AF8">
      <w:pPr>
        <w:pStyle w:val="Bf2"/>
      </w:pPr>
      <w:r>
        <w:t>3.</w:t>
      </w:r>
      <w:r>
        <w:t>将</w:t>
      </w:r>
      <w:r>
        <w:t>EMP</w:t>
      </w:r>
      <w:r>
        <w:t>体系和现有的污水处理方案结合或将</w:t>
      </w:r>
      <w:r>
        <w:t>EMP</w:t>
      </w:r>
      <w:r>
        <w:t>和其他技术结合，减少回收</w:t>
      </w:r>
      <w:r>
        <w:t>P</w:t>
      </w:r>
      <w:r>
        <w:t>的成本。</w:t>
      </w:r>
      <w:r>
        <w:rPr>
          <w:rFonts w:hint="eastAsia"/>
        </w:rPr>
        <w:t>例如：结合了电化学处理技术的</w:t>
      </w:r>
      <w:r>
        <w:rPr>
          <w:rFonts w:hint="eastAsia"/>
        </w:rPr>
        <w:t>I</w:t>
      </w:r>
      <w:r>
        <w:t>E-MC</w:t>
      </w:r>
      <w:r>
        <w:rPr>
          <w:rFonts w:hint="eastAsia"/>
        </w:rPr>
        <w:t>体系，利用电化学产生局部</w:t>
      </w:r>
      <w:r>
        <w:rPr>
          <w:rFonts w:hint="eastAsia"/>
        </w:rPr>
        <w:t>p</w:t>
      </w:r>
      <w:r>
        <w:t>H</w:t>
      </w:r>
      <w:r>
        <w:rPr>
          <w:rFonts w:hint="eastAsia"/>
        </w:rPr>
        <w:t>区域的特点，结合镁矿和活性炭填充物，处理尿液污水，创造有利于</w:t>
      </w:r>
      <w:proofErr w:type="gramStart"/>
      <w:r>
        <w:rPr>
          <w:rFonts w:hint="eastAsia"/>
        </w:rPr>
        <w:t>鸟粪石</w:t>
      </w:r>
      <w:proofErr w:type="gramEnd"/>
      <w:r>
        <w:rPr>
          <w:rFonts w:hint="eastAsia"/>
        </w:rPr>
        <w:t>沉淀的环境，生成</w:t>
      </w:r>
      <w:proofErr w:type="gramStart"/>
      <w:r>
        <w:rPr>
          <w:rFonts w:hint="eastAsia"/>
        </w:rPr>
        <w:t>鸟粪石同时</w:t>
      </w:r>
      <w:proofErr w:type="gramEnd"/>
      <w:r>
        <w:rPr>
          <w:rFonts w:hint="eastAsia"/>
        </w:rPr>
        <w:t>回收</w:t>
      </w:r>
      <w:r>
        <w:rPr>
          <w:rFonts w:hint="eastAsia"/>
        </w:rPr>
        <w:t>N</w:t>
      </w:r>
      <w:r>
        <w:rPr>
          <w:rFonts w:hint="eastAsia"/>
        </w:rPr>
        <w:t>和</w:t>
      </w:r>
      <w:r>
        <w:rPr>
          <w:rFonts w:hint="eastAsia"/>
        </w:rPr>
        <w:t>P</w:t>
      </w:r>
      <w:r>
        <w:rPr>
          <w:rFonts w:hint="eastAsia"/>
        </w:rPr>
        <w:t>，并用于植物培育。</w:t>
      </w:r>
    </w:p>
    <w:p w14:paraId="526FBBCF" w14:textId="77777777" w:rsidR="001B5AF8" w:rsidRDefault="001B5AF8" w:rsidP="001B5AF8">
      <w:pPr>
        <w:pStyle w:val="Bf2"/>
      </w:pPr>
      <w:r>
        <w:t>4.</w:t>
      </w:r>
      <w:r>
        <w:rPr>
          <w:rFonts w:hint="eastAsia"/>
        </w:rPr>
        <w:t>研究利用</w:t>
      </w:r>
      <w:r>
        <w:t>EMP</w:t>
      </w:r>
      <w:r>
        <w:t>体系</w:t>
      </w:r>
      <w:r>
        <w:rPr>
          <w:rFonts w:hint="eastAsia"/>
        </w:rPr>
        <w:t>的</w:t>
      </w:r>
      <w:r>
        <w:t>副产物。例如：将阳极形成的活性氯化物用于污水的消毒，</w:t>
      </w:r>
      <w:proofErr w:type="spellStart"/>
      <w:r>
        <w:t>Varigala</w:t>
      </w:r>
      <w:proofErr w:type="spellEnd"/>
      <w:r>
        <w:t>等人就用电化学电池中产生的氯对处理过的黑水进行原位消毒。</w:t>
      </w:r>
    </w:p>
    <w:p w14:paraId="2384E5DE" w14:textId="77777777" w:rsidR="001B5AF8" w:rsidRDefault="001B5AF8" w:rsidP="001B5AF8">
      <w:pPr>
        <w:pStyle w:val="Bf2"/>
      </w:pPr>
      <w:r>
        <w:t>5.</w:t>
      </w:r>
      <w:r>
        <w:t>研究大众对</w:t>
      </w:r>
      <w:r>
        <w:t>P</w:t>
      </w:r>
      <w:r>
        <w:t>回收产物的接纳程度，以及解决措施。</w:t>
      </w:r>
    </w:p>
    <w:p w14:paraId="3C733E2E" w14:textId="77777777" w:rsidR="001B5AF8" w:rsidRPr="00E42316" w:rsidRDefault="001B5AF8" w:rsidP="001B5AF8">
      <w:pPr>
        <w:pStyle w:val="B8"/>
        <w:rPr>
          <w:rFonts w:ascii="宋体" w:eastAsia="宋体" w:hAnsi="宋体"/>
          <w:b/>
          <w:bCs/>
        </w:rPr>
      </w:pPr>
      <w:r w:rsidRPr="00E42316">
        <w:rPr>
          <w:rFonts w:ascii="宋体" w:eastAsia="宋体" w:hAnsi="宋体" w:hint="eastAsia"/>
          <w:b/>
          <w:bCs/>
        </w:rPr>
        <w:t>收获的基础知识：</w:t>
      </w:r>
    </w:p>
    <w:p w14:paraId="2C253DF5" w14:textId="77777777" w:rsidR="001B5AF8" w:rsidRDefault="001B5AF8" w:rsidP="001B5AF8">
      <w:pPr>
        <w:pStyle w:val="Bf2"/>
      </w:pPr>
      <w:r w:rsidRPr="008E094D">
        <w:t>1.</w:t>
      </w:r>
      <w:r w:rsidRPr="008E094D">
        <w:rPr>
          <w:rFonts w:hint="eastAsia"/>
        </w:rPr>
        <w:t>生物电化学原理：在阳极，产电微生物在阳极上生长，形成坚实的生物膜，通过氧化溶液中溶解性有机物，向阳极释放电子，生物电化学中有机物作为电子供体，起到了与电化学中</w:t>
      </w:r>
      <w:proofErr w:type="gramStart"/>
      <w:r w:rsidRPr="008E094D">
        <w:rPr>
          <w:rFonts w:hint="eastAsia"/>
        </w:rPr>
        <w:t>水类似</w:t>
      </w:r>
      <w:proofErr w:type="gramEnd"/>
      <w:r w:rsidRPr="008E094D">
        <w:rPr>
          <w:rFonts w:hint="eastAsia"/>
        </w:rPr>
        <w:t>的作用。阳极产生的电子通过外部回路转移至阴极，促使阴极发生还原反应。在阴极，如果是微生物燃料电池（</w:t>
      </w:r>
      <w:r w:rsidRPr="008E094D">
        <w:t>MFC</w:t>
      </w:r>
      <w:r w:rsidRPr="008E094D">
        <w:t>），那么阴极处发生氧气的还原反应（</w:t>
      </w:r>
      <w:r w:rsidRPr="008E094D">
        <w:t>ORR</w:t>
      </w:r>
      <w:r w:rsidRPr="008E094D">
        <w:t>），氧气转化为</w:t>
      </w:r>
      <w:r w:rsidRPr="008E094D">
        <w:t>H</w:t>
      </w:r>
      <w:r w:rsidRPr="00BA383C">
        <w:rPr>
          <w:vertAlign w:val="subscript"/>
        </w:rPr>
        <w:t>2</w:t>
      </w:r>
      <w:r w:rsidRPr="008E094D">
        <w:t>O</w:t>
      </w:r>
      <w:r w:rsidRPr="008E094D">
        <w:t>，如果是微生物电解电池（</w:t>
      </w:r>
      <w:r w:rsidRPr="008E094D">
        <w:t>MEC</w:t>
      </w:r>
      <w:r w:rsidRPr="008E094D">
        <w:t>），那么阴极处发生析氢反应（</w:t>
      </w:r>
      <w:r w:rsidRPr="008E094D">
        <w:t>HER</w:t>
      </w:r>
      <w:r w:rsidRPr="008E094D">
        <w:t>），</w:t>
      </w:r>
      <w:r w:rsidRPr="008E094D">
        <w:t>H</w:t>
      </w:r>
      <w:r w:rsidRPr="00BA383C">
        <w:rPr>
          <w:vertAlign w:val="superscript"/>
        </w:rPr>
        <w:t>+</w:t>
      </w:r>
      <w:r w:rsidRPr="008E094D">
        <w:t>/H</w:t>
      </w:r>
      <w:r w:rsidRPr="00BA383C">
        <w:rPr>
          <w:vertAlign w:val="subscript"/>
        </w:rPr>
        <w:t>2</w:t>
      </w:r>
      <w:r w:rsidRPr="008E094D">
        <w:t>O</w:t>
      </w:r>
      <w:r w:rsidRPr="008E094D">
        <w:t>转化为</w:t>
      </w:r>
      <w:r w:rsidRPr="008E094D">
        <w:t>H</w:t>
      </w:r>
      <w:r w:rsidRPr="00BA383C">
        <w:rPr>
          <w:vertAlign w:val="subscript"/>
        </w:rPr>
        <w:t>2</w:t>
      </w:r>
      <w:r w:rsidRPr="008E094D">
        <w:t>，进而导致阴极局部</w:t>
      </w:r>
      <w:r w:rsidRPr="008E094D">
        <w:t>pH</w:t>
      </w:r>
      <w:r w:rsidRPr="008E094D">
        <w:t>升高。</w:t>
      </w:r>
      <w:r>
        <w:t xml:space="preserve"> </w:t>
      </w:r>
    </w:p>
    <w:p w14:paraId="2BC6B247" w14:textId="77777777" w:rsidR="001B5AF8" w:rsidRPr="008E094D" w:rsidRDefault="001B5AF8" w:rsidP="001B5AF8">
      <w:pPr>
        <w:pStyle w:val="Bf2"/>
      </w:pPr>
      <w:r>
        <w:t>2.</w:t>
      </w:r>
      <w:r w:rsidRPr="00BA383C">
        <w:t>单室光电催化电池（</w:t>
      </w:r>
      <w:r w:rsidRPr="00BA383C">
        <w:t>PEC</w:t>
      </w:r>
      <w:r w:rsidRPr="00BA383C">
        <w:t>），具有</w:t>
      </w:r>
      <w:r w:rsidRPr="00BA383C">
        <w:t>TiO2/Ni-Sb-SnO2</w:t>
      </w:r>
      <w:r w:rsidRPr="00BA383C">
        <w:t>（</w:t>
      </w:r>
      <w:r w:rsidRPr="00BA383C">
        <w:t>TNA/NSS</w:t>
      </w:r>
      <w:r w:rsidRPr="00BA383C">
        <w:t>）双功能的光阳极和活化的碳纤维阴极（</w:t>
      </w:r>
      <w:r w:rsidRPr="00BA383C">
        <w:t>ACF</w:t>
      </w:r>
      <w:r w:rsidRPr="00BA383C">
        <w:t>），原理大概为，在阳极，光电催化反应产生</w:t>
      </w:r>
      <w:r w:rsidRPr="00BA383C">
        <w:t>Fe</w:t>
      </w:r>
      <w:r w:rsidRPr="00BA383C">
        <w:rPr>
          <w:vertAlign w:val="superscript"/>
        </w:rPr>
        <w:t>3+</w:t>
      </w:r>
      <w:r w:rsidRPr="00BA383C">
        <w:t>、活化的氧化剂（</w:t>
      </w:r>
      <w:r w:rsidRPr="00BA383C">
        <w:t>OH·</w:t>
      </w:r>
      <w:r w:rsidRPr="00BA383C">
        <w:t>和</w:t>
      </w:r>
      <w:r w:rsidRPr="00BA383C">
        <w:t>O</w:t>
      </w:r>
      <w:r w:rsidRPr="00BA383C">
        <w:rPr>
          <w:vertAlign w:val="subscript"/>
        </w:rPr>
        <w:t>3</w:t>
      </w:r>
      <w:r w:rsidRPr="00BA383C">
        <w:t>）和电子，活化的氧化剂将次磷酸根（</w:t>
      </w:r>
      <w:r w:rsidRPr="00BA383C">
        <w:t>H</w:t>
      </w:r>
      <w:r w:rsidRPr="00BA383C">
        <w:rPr>
          <w:vertAlign w:val="subscript"/>
        </w:rPr>
        <w:t>2</w:t>
      </w:r>
      <w:r w:rsidRPr="00BA383C">
        <w:t>PO</w:t>
      </w:r>
      <w:r w:rsidRPr="00BA383C">
        <w:rPr>
          <w:vertAlign w:val="subscript"/>
        </w:rPr>
        <w:t>2</w:t>
      </w:r>
      <w:r w:rsidRPr="00BA383C">
        <w:rPr>
          <w:vertAlign w:val="superscript"/>
        </w:rPr>
        <w:t>-</w:t>
      </w:r>
      <w:r w:rsidRPr="00BA383C">
        <w:t>）先转化为亚磷酸根（</w:t>
      </w:r>
      <w:r w:rsidRPr="00BA383C">
        <w:t>HPO</w:t>
      </w:r>
      <w:r w:rsidRPr="00BA383C">
        <w:rPr>
          <w:vertAlign w:val="subscript"/>
        </w:rPr>
        <w:t>3</w:t>
      </w:r>
      <w:r w:rsidRPr="00BA383C">
        <w:rPr>
          <w:vertAlign w:val="superscript"/>
        </w:rPr>
        <w:t>2-</w:t>
      </w:r>
      <w:r w:rsidRPr="00BA383C">
        <w:t>），最终转化为正磷酸根（</w:t>
      </w:r>
      <w:r w:rsidRPr="00BA383C">
        <w:t>PO</w:t>
      </w:r>
      <w:r w:rsidRPr="00BA383C">
        <w:rPr>
          <w:vertAlign w:val="subscript"/>
        </w:rPr>
        <w:t>4</w:t>
      </w:r>
      <w:r w:rsidRPr="00BA383C">
        <w:rPr>
          <w:vertAlign w:val="superscript"/>
        </w:rPr>
        <w:t>3-</w:t>
      </w:r>
      <w:r w:rsidRPr="00BA383C">
        <w:t>），随后</w:t>
      </w:r>
      <w:r w:rsidRPr="00BA383C">
        <w:t>PO</w:t>
      </w:r>
      <w:r w:rsidRPr="00BA383C">
        <w:rPr>
          <w:vertAlign w:val="subscript"/>
        </w:rPr>
        <w:t>4</w:t>
      </w:r>
      <w:r w:rsidRPr="00BA383C">
        <w:rPr>
          <w:vertAlign w:val="superscript"/>
        </w:rPr>
        <w:t>3-</w:t>
      </w:r>
      <w:r w:rsidRPr="00BA383C">
        <w:t>与生成的</w:t>
      </w:r>
      <w:r w:rsidRPr="00BA383C">
        <w:t>Fe</w:t>
      </w:r>
      <w:r w:rsidRPr="00BA383C">
        <w:rPr>
          <w:vertAlign w:val="superscript"/>
        </w:rPr>
        <w:t>3+</w:t>
      </w:r>
      <w:r w:rsidRPr="00BA383C">
        <w:t>形成磷酸铁沉淀。</w:t>
      </w:r>
      <w:r w:rsidRPr="00BA383C">
        <w:rPr>
          <w:rFonts w:hint="eastAsia"/>
        </w:rPr>
        <w:t>除此之外，阴极生成的</w:t>
      </w:r>
      <w:r w:rsidRPr="00BA383C">
        <w:t>H</w:t>
      </w:r>
      <w:r w:rsidRPr="00BA383C">
        <w:rPr>
          <w:vertAlign w:val="subscript"/>
        </w:rPr>
        <w:t>2</w:t>
      </w:r>
      <w:r w:rsidRPr="00BA383C">
        <w:t>O</w:t>
      </w:r>
      <w:r w:rsidRPr="00BA383C">
        <w:rPr>
          <w:vertAlign w:val="subscript"/>
        </w:rPr>
        <w:t>2</w:t>
      </w:r>
      <w:r w:rsidRPr="00BA383C">
        <w:t>还能进一步促进次磷酸根的氧化。</w:t>
      </w:r>
    </w:p>
    <w:p w14:paraId="00B21235" w14:textId="77777777" w:rsidR="001B5AF8" w:rsidRDefault="001B5AF8" w:rsidP="001B5AF8">
      <w:pPr>
        <w:pStyle w:val="B8"/>
        <w:rPr>
          <w:rFonts w:ascii="宋体" w:eastAsia="宋体" w:hAnsi="宋体"/>
          <w:b/>
          <w:bCs/>
        </w:rPr>
      </w:pPr>
      <w:r w:rsidRPr="00D86ED5">
        <w:rPr>
          <w:rFonts w:ascii="宋体" w:eastAsia="宋体" w:hAnsi="宋体"/>
          <w:b/>
          <w:bCs/>
        </w:rPr>
        <w:t>Nitrogen and phosphorous recycling from human urine by household electrochemical fixed bed in sparsely populated regions</w:t>
      </w:r>
    </w:p>
    <w:p w14:paraId="4A712883" w14:textId="77777777" w:rsidR="001B5AF8" w:rsidRPr="00C77C85" w:rsidRDefault="001B5AF8" w:rsidP="001B5AF8">
      <w:pPr>
        <w:pStyle w:val="Bf2"/>
      </w:pPr>
      <w:r w:rsidRPr="001D2549">
        <w:rPr>
          <w:rFonts w:hint="eastAsia"/>
        </w:rPr>
        <w:t>本论文提出了一种新的柱状电化学反应器，阳极部分由镁矿填充，阴极部分由活性炭填充，两区域之间不设置膜，自然分隔。反应器工作原理大概为，通过电化学电解水，阳极局部产生的</w:t>
      </w:r>
      <w:r w:rsidRPr="001D2549">
        <w:t>H</w:t>
      </w:r>
      <w:r w:rsidRPr="00B802AF">
        <w:rPr>
          <w:vertAlign w:val="superscript"/>
        </w:rPr>
        <w:t>+</w:t>
      </w:r>
      <w:r w:rsidRPr="001D2549">
        <w:t>与填充镁矿反应，不仅能消耗</w:t>
      </w:r>
      <w:r w:rsidRPr="001D2549">
        <w:t>H</w:t>
      </w:r>
      <w:r w:rsidRPr="00B802AF">
        <w:rPr>
          <w:vertAlign w:val="superscript"/>
        </w:rPr>
        <w:t>+</w:t>
      </w:r>
      <w:r w:rsidRPr="001D2549">
        <w:t>，还为</w:t>
      </w:r>
      <w:proofErr w:type="gramStart"/>
      <w:r w:rsidRPr="001D2549">
        <w:t>鸟粪石</w:t>
      </w:r>
      <w:proofErr w:type="gramEnd"/>
      <w:r w:rsidRPr="001D2549">
        <w:t>的形成提供</w:t>
      </w:r>
      <w:r w:rsidRPr="001D2549">
        <w:t>Mg</w:t>
      </w:r>
      <w:r w:rsidRPr="00B802AF">
        <w:rPr>
          <w:vertAlign w:val="superscript"/>
        </w:rPr>
        <w:t>2+</w:t>
      </w:r>
      <w:r w:rsidRPr="001D2549">
        <w:t>，同时，在阴极填充的活性炭扩大了阴极的电极面积，促使产生更多</w:t>
      </w:r>
      <w:r w:rsidRPr="001D2549">
        <w:t>OH</w:t>
      </w:r>
      <w:r w:rsidRPr="00B802AF">
        <w:rPr>
          <w:vertAlign w:val="superscript"/>
        </w:rPr>
        <w:t>-</w:t>
      </w:r>
      <w:r w:rsidRPr="001D2549">
        <w:t>，最终导致出水</w:t>
      </w:r>
      <w:r w:rsidRPr="001D2549">
        <w:t>pH</w:t>
      </w:r>
      <w:r w:rsidRPr="001D2549">
        <w:t>上升，为</w:t>
      </w:r>
      <w:proofErr w:type="gramStart"/>
      <w:r w:rsidRPr="001D2549">
        <w:t>鸟粪石</w:t>
      </w:r>
      <w:proofErr w:type="gramEnd"/>
      <w:r w:rsidRPr="001D2549">
        <w:t>形成创造有利的</w:t>
      </w:r>
      <w:r w:rsidRPr="001D2549">
        <w:t>pH</w:t>
      </w:r>
      <w:r w:rsidRPr="001D2549">
        <w:t>环境。本研究还通过几组对照实验得出了体系的</w:t>
      </w:r>
      <w:proofErr w:type="gramStart"/>
      <w:r w:rsidRPr="001D2549">
        <w:t>最</w:t>
      </w:r>
      <w:proofErr w:type="gramEnd"/>
      <w:r w:rsidRPr="001D2549">
        <w:t>适运行条件，在电流密度为</w:t>
      </w:r>
      <w:r w:rsidRPr="001D2549">
        <w:t>0.83mA/cm</w:t>
      </w:r>
      <w:r w:rsidRPr="00B802AF">
        <w:rPr>
          <w:vertAlign w:val="superscript"/>
        </w:rPr>
        <w:t>2</w:t>
      </w:r>
      <w:r w:rsidRPr="001D2549">
        <w:t xml:space="preserve"> </w:t>
      </w:r>
      <w:r w:rsidRPr="001D2549">
        <w:t>进水流速为</w:t>
      </w:r>
      <w:r w:rsidRPr="001D2549">
        <w:t>2mL/min</w:t>
      </w:r>
      <w:r w:rsidRPr="001D2549">
        <w:t>或电流密度为</w:t>
      </w:r>
      <w:r w:rsidRPr="001D2549">
        <w:t>1.7mA/cm</w:t>
      </w:r>
      <w:r w:rsidRPr="00B802AF">
        <w:rPr>
          <w:vertAlign w:val="superscript"/>
        </w:rPr>
        <w:t>2</w:t>
      </w:r>
      <w:r w:rsidRPr="001D2549">
        <w:t xml:space="preserve"> </w:t>
      </w:r>
      <w:r w:rsidRPr="001D2549">
        <w:t>进水流速为</w:t>
      </w:r>
      <w:r w:rsidRPr="001D2549">
        <w:t>1mL/min</w:t>
      </w:r>
      <w:r w:rsidRPr="001D2549">
        <w:t>时，</w:t>
      </w:r>
      <w:r w:rsidRPr="001D2549">
        <w:t>IE-MC</w:t>
      </w:r>
      <w:r w:rsidRPr="001D2549">
        <w:t>体系处理合成尿液和实际尿液，除</w:t>
      </w:r>
      <w:r w:rsidRPr="001D2549">
        <w:t>N</w:t>
      </w:r>
      <w:r w:rsidRPr="001D2549">
        <w:t>效率和除</w:t>
      </w:r>
      <w:r w:rsidRPr="001D2549">
        <w:t>P</w:t>
      </w:r>
      <w:r w:rsidRPr="001D2549">
        <w:t>效率分别大于</w:t>
      </w:r>
      <w:r w:rsidRPr="001D2549">
        <w:t>80%</w:t>
      </w:r>
      <w:r w:rsidRPr="001D2549">
        <w:t>和</w:t>
      </w:r>
      <w:r w:rsidRPr="001D2549">
        <w:t>90%</w:t>
      </w:r>
      <w:r w:rsidRPr="001D2549">
        <w:t>。</w:t>
      </w:r>
    </w:p>
    <w:p w14:paraId="722BF857" w14:textId="77777777" w:rsidR="001B5AF8" w:rsidRPr="00C77C85" w:rsidRDefault="001B5AF8" w:rsidP="001B5AF8">
      <w:pPr>
        <w:pStyle w:val="Bf2"/>
      </w:pPr>
      <w:r w:rsidRPr="00C77C85">
        <w:rPr>
          <w:rFonts w:hint="eastAsia"/>
        </w:rPr>
        <w:t>主要从以下几方面研究：</w:t>
      </w:r>
      <w:r w:rsidRPr="00C77C85">
        <w:t xml:space="preserve"> </w:t>
      </w:r>
      <w:r>
        <w:rPr>
          <w:rFonts w:hint="eastAsia"/>
        </w:rPr>
        <w:t>电化学产生的酸碱区域对</w:t>
      </w:r>
      <w:r>
        <w:rPr>
          <w:rFonts w:hint="eastAsia"/>
        </w:rPr>
        <w:t>N</w:t>
      </w:r>
      <w:r>
        <w:t>/P</w:t>
      </w:r>
      <w:r>
        <w:rPr>
          <w:rFonts w:hint="eastAsia"/>
        </w:rPr>
        <w:t>回收的影响、对反应性运行参数的优化（电流密度、进水流速）、体系沉淀污垢的解决方法、实际运行的效果。</w:t>
      </w:r>
    </w:p>
    <w:p w14:paraId="1BE3033D" w14:textId="77777777" w:rsidR="001B5AF8" w:rsidRDefault="001B5AF8" w:rsidP="001B5AF8">
      <w:pPr>
        <w:pStyle w:val="Bf2"/>
      </w:pPr>
      <w:r>
        <w:rPr>
          <w:rFonts w:hint="eastAsia"/>
        </w:rPr>
        <w:t>研究出发点：</w:t>
      </w:r>
    </w:p>
    <w:p w14:paraId="6F0008B5" w14:textId="77777777" w:rsidR="001B5AF8" w:rsidRDefault="001B5AF8" w:rsidP="001B5AF8">
      <w:pPr>
        <w:pStyle w:val="Bf2"/>
      </w:pPr>
      <w:r>
        <w:t>维持水资源干净清洁是十分重要的；而人类产生的尿液又能在很大程度上影响水质；原因：直接排放含</w:t>
      </w:r>
      <w:r>
        <w:t>N/P</w:t>
      </w:r>
      <w:r>
        <w:t>污水，显然容易引起富营养化，大量繁殖有害的藻华；而人类的尿液污水含大量</w:t>
      </w:r>
      <w:r>
        <w:t>N/P</w:t>
      </w:r>
      <w:r>
        <w:t>；因此对尿液处理很有必要</w:t>
      </w:r>
      <w:r>
        <w:rPr>
          <w:rFonts w:hint="eastAsia"/>
        </w:rPr>
        <w:t>.</w:t>
      </w:r>
    </w:p>
    <w:p w14:paraId="6F5B07E1" w14:textId="77777777" w:rsidR="001B5AF8" w:rsidRDefault="001B5AF8" w:rsidP="001B5AF8">
      <w:pPr>
        <w:pStyle w:val="Bf2"/>
      </w:pPr>
      <w:r>
        <w:t>对于发展中国家和人口稀少的地区，由于其人口分散的特点，将污水运输收集统一处理，显然是高成本且高能耗的；因此对该类情况，采用模块化设施，对污水进行小规模的分散式处理，较为合适；</w:t>
      </w:r>
    </w:p>
    <w:p w14:paraId="124A33F5" w14:textId="77777777" w:rsidR="001B5AF8" w:rsidRDefault="001B5AF8" w:rsidP="001B5AF8">
      <w:pPr>
        <w:pStyle w:val="Bf2"/>
      </w:pPr>
      <w:r>
        <w:t>以一种可储存的形式回收尿液中的</w:t>
      </w:r>
      <w:r>
        <w:t>N/P</w:t>
      </w:r>
      <w:r>
        <w:t>，能保护分散人口附近的环境，同时还能实现回收产物的利用（例如：用作化肥）</w:t>
      </w:r>
      <w:r>
        <w:t>;</w:t>
      </w:r>
      <w:r>
        <w:t>目前处理尿液污水的技术有很多（膜蒸馏、电解、电容去离子、化学沉淀、多组微生物燃料电池等）；但由于人口稀少地区的污水特点，大部分技术处理此类污水时存在不同缺点（例如：启动时间长、维护复杂、投加药品的运费高、能耗高等）；为此，提出一种适用于家庭式污水处理的一体化电化学固定床，具有镁矿和活性碳（</w:t>
      </w:r>
      <w:r>
        <w:t>IE-MC</w:t>
      </w:r>
      <w:r>
        <w:t>）的填充（利用电化学在局部产生</w:t>
      </w:r>
      <w:r>
        <w:t>H+</w:t>
      </w:r>
      <w:r>
        <w:t>的特点，用镁</w:t>
      </w:r>
      <w:proofErr w:type="gramStart"/>
      <w:r>
        <w:t>矿进行</w:t>
      </w:r>
      <w:proofErr w:type="gramEnd"/>
      <w:r>
        <w:t>填充，为产生</w:t>
      </w:r>
      <w:proofErr w:type="gramStart"/>
      <w:r>
        <w:t>鸟粪石提供</w:t>
      </w:r>
      <w:proofErr w:type="gramEnd"/>
      <w:r>
        <w:t>Mg</w:t>
      </w:r>
      <w:r>
        <w:t>源）；研究该体系的协同机制、评估体系的可行性</w:t>
      </w:r>
      <w:r>
        <w:rPr>
          <w:rFonts w:hint="eastAsia"/>
        </w:rPr>
        <w:t>。</w:t>
      </w:r>
    </w:p>
    <w:p w14:paraId="43B8032A" w14:textId="77777777" w:rsidR="001B5AF8" w:rsidRDefault="001B5AF8" w:rsidP="001B5AF8">
      <w:pPr>
        <w:pStyle w:val="Bf2"/>
      </w:pPr>
      <w:r>
        <w:t>实验设置</w:t>
      </w:r>
    </w:p>
    <w:p w14:paraId="055E2ED7" w14:textId="77777777" w:rsidR="001B5AF8" w:rsidRDefault="001B5AF8" w:rsidP="001B5AF8">
      <w:pPr>
        <w:pStyle w:val="Bf2"/>
      </w:pPr>
      <w:r>
        <w:t>反应器构造</w:t>
      </w:r>
    </w:p>
    <w:p w14:paraId="093793A6" w14:textId="77777777" w:rsidR="001B5AF8" w:rsidRDefault="001B5AF8" w:rsidP="001B5AF8">
      <w:pPr>
        <w:pStyle w:val="Bf2"/>
      </w:pPr>
      <w:r>
        <w:t>柱状反应器，由聚丙烯材料制成，反应器尺寸：长</w:t>
      </w:r>
      <w:r>
        <w:t>20cm</w:t>
      </w:r>
      <w:r>
        <w:t>，空床体积</w:t>
      </w:r>
      <w:r>
        <w:t>320ml</w:t>
      </w:r>
      <w:r>
        <w:t>（未填充），溶液有效体积</w:t>
      </w:r>
      <w:r>
        <w:t>80ml</w:t>
      </w:r>
      <w:r>
        <w:t>（填充后）。设置分隔的阴极室和阳极室，分别由镁矿（主要为</w:t>
      </w:r>
      <w:r>
        <w:t>MgCO</w:t>
      </w:r>
      <w:r w:rsidRPr="001D2549">
        <w:rPr>
          <w:vertAlign w:val="subscript"/>
        </w:rPr>
        <w:t>3</w:t>
      </w:r>
      <w:r>
        <w:t>）和活性碳填充，不设置</w:t>
      </w:r>
      <w:r>
        <w:t>MBR</w:t>
      </w:r>
      <w:r>
        <w:t>膜。阳极、阴极：长</w:t>
      </w:r>
      <w:r>
        <w:t>15cm</w:t>
      </w:r>
      <w:r>
        <w:t>宽</w:t>
      </w:r>
      <w:r>
        <w:t>3.2cm</w:t>
      </w:r>
      <w:r>
        <w:t>的</w:t>
      </w:r>
      <w:r>
        <w:t>Ti-RuO</w:t>
      </w:r>
      <w:r w:rsidRPr="001D2549">
        <w:rPr>
          <w:vertAlign w:val="subscript"/>
        </w:rPr>
        <w:t>2</w:t>
      </w:r>
      <w:r>
        <w:t>网格板，电极距离</w:t>
      </w:r>
      <w:r>
        <w:t>1.5cm</w:t>
      </w:r>
      <w:r>
        <w:t>。填充材料比例：镁矿：活性炭</w:t>
      </w:r>
      <w:r>
        <w:t>=1</w:t>
      </w:r>
      <w:r>
        <w:t>：</w:t>
      </w:r>
      <w:r>
        <w:t>1</w:t>
      </w:r>
      <w:r>
        <w:t>，蠕动泵连接进水管，进水以设定速度（</w:t>
      </w:r>
      <w:r>
        <w:t>2mL/min</w:t>
      </w:r>
      <w:r>
        <w:t>）流动。</w:t>
      </w:r>
    </w:p>
    <w:p w14:paraId="3427FADB" w14:textId="77777777" w:rsidR="001B5AF8" w:rsidRDefault="001B5AF8" w:rsidP="001B5AF8">
      <w:pPr>
        <w:pStyle w:val="Bf2"/>
      </w:pPr>
      <w:r>
        <w:t>实验试剂</w:t>
      </w:r>
    </w:p>
    <w:p w14:paraId="7CCF7C32" w14:textId="77777777" w:rsidR="001B5AF8" w:rsidRDefault="001B5AF8" w:rsidP="001B5AF8">
      <w:pPr>
        <w:pStyle w:val="Bf2"/>
      </w:pPr>
      <w:r>
        <w:t>使用两种尿液：合成尿液（</w:t>
      </w:r>
      <w:r>
        <w:t>NH</w:t>
      </w:r>
      <w:r w:rsidRPr="001D2549">
        <w:rPr>
          <w:vertAlign w:val="subscript"/>
        </w:rPr>
        <w:t>4</w:t>
      </w:r>
      <w:r w:rsidRPr="001D2549">
        <w:rPr>
          <w:vertAlign w:val="superscript"/>
        </w:rPr>
        <w:t>+</w:t>
      </w:r>
      <w:r>
        <w:t>浓度</w:t>
      </w:r>
      <w:r>
        <w:t>140mg/L</w:t>
      </w:r>
      <w:r>
        <w:t>，</w:t>
      </w:r>
      <w:r>
        <w:t>PO</w:t>
      </w:r>
      <w:r w:rsidRPr="001D2549">
        <w:rPr>
          <w:vertAlign w:val="subscript"/>
        </w:rPr>
        <w:t>4</w:t>
      </w:r>
      <w:r w:rsidRPr="001D2549">
        <w:rPr>
          <w:vertAlign w:val="superscript"/>
        </w:rPr>
        <w:t>3+</w:t>
      </w:r>
      <w:r>
        <w:t>浓度</w:t>
      </w:r>
      <w:r>
        <w:t>31mg/L</w:t>
      </w:r>
      <w:r>
        <w:t>，</w:t>
      </w:r>
      <w:r>
        <w:t>Na</w:t>
      </w:r>
      <w:r w:rsidRPr="001D2549">
        <w:rPr>
          <w:vertAlign w:val="subscript"/>
        </w:rPr>
        <w:t>2</w:t>
      </w:r>
      <w:r>
        <w:t>SO</w:t>
      </w:r>
      <w:r w:rsidRPr="001D2549">
        <w:rPr>
          <w:vertAlign w:val="subscript"/>
        </w:rPr>
        <w:t>4</w:t>
      </w:r>
      <w:r>
        <w:t>浓度</w:t>
      </w:r>
      <w:r>
        <w:t>10mM</w:t>
      </w:r>
      <w:r>
        <w:t>）和实际尿液</w:t>
      </w:r>
    </w:p>
    <w:p w14:paraId="3EDC85CC" w14:textId="77777777" w:rsidR="001B5AF8" w:rsidRDefault="001B5AF8" w:rsidP="001B5AF8">
      <w:pPr>
        <w:pStyle w:val="Bf2"/>
      </w:pPr>
      <w:r>
        <w:t>实验条件</w:t>
      </w:r>
    </w:p>
    <w:p w14:paraId="2D05B1DC" w14:textId="77777777" w:rsidR="001B5AF8" w:rsidRDefault="001B5AF8" w:rsidP="001B5AF8">
      <w:pPr>
        <w:pStyle w:val="Bf2"/>
      </w:pPr>
      <w:r>
        <w:t>1.</w:t>
      </w:r>
      <w:r>
        <w:t>控制流速</w:t>
      </w:r>
      <w:r>
        <w:t>2 mL/min</w:t>
      </w:r>
      <w:r>
        <w:t>电流密度</w:t>
      </w:r>
      <w:r>
        <w:t>0.83 mA/cm</w:t>
      </w:r>
      <w:r w:rsidRPr="00B802AF">
        <w:rPr>
          <w:vertAlign w:val="superscript"/>
        </w:rPr>
        <w:t>2</w:t>
      </w:r>
      <w:r>
        <w:t>，研究不同填充物的影响（活性炭、镁矿、活性炭</w:t>
      </w:r>
      <w:r>
        <w:t>+</w:t>
      </w:r>
      <w:r>
        <w:t>镁矿）</w:t>
      </w:r>
    </w:p>
    <w:p w14:paraId="4E851B17" w14:textId="77777777" w:rsidR="001B5AF8" w:rsidRDefault="001B5AF8" w:rsidP="001B5AF8">
      <w:pPr>
        <w:pStyle w:val="Bf2"/>
      </w:pPr>
      <w:r>
        <w:t>2.</w:t>
      </w:r>
      <w:r>
        <w:t>连续流下（</w:t>
      </w:r>
      <w:r>
        <w:t>48h</w:t>
      </w:r>
      <w:r>
        <w:t>），研究不同电流密度（</w:t>
      </w:r>
      <w:r>
        <w:t>0, 0.21,0.42, 0.62, 0.83, 1.0, 1.6 mA/cm</w:t>
      </w:r>
      <w:r w:rsidRPr="00B802AF">
        <w:rPr>
          <w:vertAlign w:val="superscript"/>
        </w:rPr>
        <w:t xml:space="preserve">2 </w:t>
      </w:r>
      <w:r>
        <w:t>）、不同流速（</w:t>
      </w:r>
      <w:r>
        <w:t>1, 2, 3, 4 mL/min</w:t>
      </w:r>
      <w:r>
        <w:t>）、不同</w:t>
      </w:r>
      <w:r>
        <w:t>pH</w:t>
      </w:r>
      <w:r>
        <w:t>（</w:t>
      </w:r>
      <w:r>
        <w:t>3, 5, 7, 9</w:t>
      </w:r>
      <w:r>
        <w:t>）、不同</w:t>
      </w:r>
      <w:r>
        <w:t>N/P</w:t>
      </w:r>
      <w:r>
        <w:t>含量，对</w:t>
      </w:r>
      <w:r>
        <w:t>IE-MC</w:t>
      </w:r>
      <w:r>
        <w:t>填充物体系的影响</w:t>
      </w:r>
      <w:r>
        <w:rPr>
          <w:rFonts w:hint="eastAsia"/>
        </w:rPr>
        <w:t>.</w:t>
      </w:r>
    </w:p>
    <w:p w14:paraId="636D16D9" w14:textId="77777777" w:rsidR="001B5AF8" w:rsidRDefault="001B5AF8" w:rsidP="001B5AF8">
      <w:pPr>
        <w:pStyle w:val="Bf2"/>
      </w:pPr>
      <w:r>
        <w:t>3.</w:t>
      </w:r>
      <w:r>
        <w:t>研究极性反转（两周</w:t>
      </w:r>
      <w:r>
        <w:t>/</w:t>
      </w:r>
      <w:r>
        <w:t>次）后，沉淀物的影响</w:t>
      </w:r>
    </w:p>
    <w:p w14:paraId="6B126656" w14:textId="77777777" w:rsidR="001B5AF8" w:rsidRPr="001D2549" w:rsidRDefault="001B5AF8" w:rsidP="001B5AF8">
      <w:pPr>
        <w:pStyle w:val="Bf2"/>
      </w:pPr>
    </w:p>
    <w:p w14:paraId="3BECD379" w14:textId="77777777" w:rsidR="001B5AF8" w:rsidRPr="0065228C" w:rsidRDefault="001B5AF8" w:rsidP="001B5AF8">
      <w:pPr>
        <w:pStyle w:val="B8"/>
        <w:rPr>
          <w:rFonts w:ascii="宋体" w:eastAsia="宋体" w:hAnsi="宋体"/>
          <w:b/>
          <w:bCs/>
        </w:rPr>
      </w:pPr>
      <w:r w:rsidRPr="00B802AF">
        <w:rPr>
          <w:rFonts w:ascii="宋体" w:eastAsia="宋体" w:hAnsi="宋体" w:hint="eastAsia"/>
          <w:b/>
          <w:bCs/>
        </w:rPr>
        <w:t>酸碱区域对</w:t>
      </w:r>
      <w:r w:rsidRPr="00B802AF">
        <w:rPr>
          <w:rFonts w:ascii="宋体" w:eastAsia="宋体" w:hAnsi="宋体"/>
          <w:b/>
          <w:bCs/>
        </w:rPr>
        <w:t>N/P回收的影响</w:t>
      </w:r>
    </w:p>
    <w:p w14:paraId="0779A7E5" w14:textId="77777777" w:rsidR="001B5AF8" w:rsidRDefault="001B5AF8" w:rsidP="001B5AF8">
      <w:pPr>
        <w:pStyle w:val="Bf2"/>
      </w:pPr>
      <w:r>
        <w:t>1.</w:t>
      </w:r>
      <w:r>
        <w:t>过程：合成尿液</w:t>
      </w:r>
      <w:proofErr w:type="gramStart"/>
      <w:r>
        <w:t>被泵进反应器</w:t>
      </w:r>
      <w:proofErr w:type="gramEnd"/>
      <w:r>
        <w:t>底部，在</w:t>
      </w:r>
      <w:r>
        <w:t>0.83mA/cm</w:t>
      </w:r>
      <w:r w:rsidRPr="00B802AF">
        <w:rPr>
          <w:vertAlign w:val="superscript"/>
        </w:rPr>
        <w:t>2</w:t>
      </w:r>
      <w:r>
        <w:t>的电流密度下进行处理，处理后的出水从反应器顶部进入设置好的水池。</w:t>
      </w:r>
    </w:p>
    <w:p w14:paraId="612AB4FC" w14:textId="77777777" w:rsidR="001B5AF8" w:rsidRDefault="001B5AF8" w:rsidP="001B5AF8">
      <w:pPr>
        <w:pStyle w:val="Bf2"/>
      </w:pPr>
      <w:r>
        <w:t>现象：经过整个处理过程，反应器去除了</w:t>
      </w:r>
      <w:r>
        <w:t>85.1%</w:t>
      </w:r>
      <w:r>
        <w:t>的</w:t>
      </w:r>
      <w:r>
        <w:t>PO</w:t>
      </w:r>
      <w:r w:rsidRPr="00B802AF">
        <w:rPr>
          <w:vertAlign w:val="subscript"/>
        </w:rPr>
        <w:t>4</w:t>
      </w:r>
      <w:r w:rsidRPr="00B802AF">
        <w:rPr>
          <w:vertAlign w:val="superscript"/>
        </w:rPr>
        <w:t>3-</w:t>
      </w:r>
      <w:r>
        <w:t>和</w:t>
      </w:r>
      <w:r>
        <w:t>94.9%</w:t>
      </w:r>
      <w:r>
        <w:t>的</w:t>
      </w:r>
      <w:r>
        <w:t>NH</w:t>
      </w:r>
      <w:r w:rsidRPr="00B802AF">
        <w:rPr>
          <w:vertAlign w:val="subscript"/>
        </w:rPr>
        <w:t>4</w:t>
      </w:r>
      <w:r w:rsidRPr="00B802AF">
        <w:rPr>
          <w:vertAlign w:val="superscript"/>
        </w:rPr>
        <w:t>+</w:t>
      </w:r>
      <w:r>
        <w:t>；通过</w:t>
      </w:r>
      <w:r>
        <w:t>SEM</w:t>
      </w:r>
      <w:r>
        <w:t>观察到池底有白色的结晶固体形成，进一步放大观察倍数后，发现存在结晶为棱柱状；</w:t>
      </w:r>
      <w:r>
        <w:t>EDS</w:t>
      </w:r>
      <w:r>
        <w:t>图谱表明，摩尔比为</w:t>
      </w:r>
      <w:r>
        <w:t>Mg</w:t>
      </w:r>
      <w:r>
        <w:t>：</w:t>
      </w:r>
      <w:r>
        <w:t>N</w:t>
      </w:r>
      <w:r>
        <w:t>：</w:t>
      </w:r>
      <w:r>
        <w:t>P=31.75%</w:t>
      </w:r>
      <w:r>
        <w:t>：</w:t>
      </w:r>
      <w:r>
        <w:t>34.36%</w:t>
      </w:r>
      <w:r>
        <w:t>：</w:t>
      </w:r>
      <w:r>
        <w:t>33.89%</w:t>
      </w:r>
      <w:r>
        <w:t>，接近</w:t>
      </w:r>
      <w:r>
        <w:t>1:1:1</w:t>
      </w:r>
      <w:r>
        <w:t>；</w:t>
      </w:r>
      <w:r>
        <w:t>XRD</w:t>
      </w:r>
      <w:r>
        <w:t>图像表明，出水中沉淀的尖峰与</w:t>
      </w:r>
      <w:proofErr w:type="gramStart"/>
      <w:r>
        <w:t>鸟粪石</w:t>
      </w:r>
      <w:proofErr w:type="gramEnd"/>
      <w:r>
        <w:t>相一致</w:t>
      </w:r>
      <w:r>
        <w:t>;</w:t>
      </w:r>
      <w:r>
        <w:t>处理过程中测量了不同氮化物种类（</w:t>
      </w:r>
      <w:r>
        <w:t>NH</w:t>
      </w:r>
      <w:r w:rsidRPr="00B802AF">
        <w:rPr>
          <w:vertAlign w:val="subscript"/>
        </w:rPr>
        <w:t>4</w:t>
      </w:r>
      <w:r w:rsidRPr="00B802AF">
        <w:rPr>
          <w:vertAlign w:val="superscript"/>
        </w:rPr>
        <w:t>+</w:t>
      </w:r>
      <w:r>
        <w:t>，</w:t>
      </w:r>
      <w:r>
        <w:t>NH</w:t>
      </w:r>
      <w:r w:rsidRPr="00B802AF">
        <w:rPr>
          <w:vertAlign w:val="subscript"/>
        </w:rPr>
        <w:t>3</w:t>
      </w:r>
      <w:r>
        <w:t>，</w:t>
      </w:r>
      <w:r>
        <w:t>NO</w:t>
      </w:r>
      <w:r w:rsidRPr="00B802AF">
        <w:rPr>
          <w:vertAlign w:val="subscript"/>
        </w:rPr>
        <w:t>3</w:t>
      </w:r>
      <w:r w:rsidRPr="00B802AF">
        <w:rPr>
          <w:vertAlign w:val="superscript"/>
        </w:rPr>
        <w:t>-</w:t>
      </w:r>
      <w:r>
        <w:t>，鸟粪石）的含量，结果表明进水中大部分</w:t>
      </w:r>
      <w:r>
        <w:t>NH</w:t>
      </w:r>
      <w:r w:rsidRPr="00B802AF">
        <w:rPr>
          <w:vertAlign w:val="subscript"/>
        </w:rPr>
        <w:t>4</w:t>
      </w:r>
      <w:r w:rsidRPr="00B802AF">
        <w:rPr>
          <w:vertAlign w:val="superscript"/>
        </w:rPr>
        <w:t>+</w:t>
      </w:r>
      <w:r>
        <w:t>转化为鸟粪石（</w:t>
      </w:r>
      <w:r>
        <w:t>~8.6%</w:t>
      </w:r>
      <w:r>
        <w:t>）和</w:t>
      </w:r>
      <w:r>
        <w:t>NH</w:t>
      </w:r>
      <w:r w:rsidRPr="00B802AF">
        <w:rPr>
          <w:vertAlign w:val="subscript"/>
        </w:rPr>
        <w:t>3</w:t>
      </w:r>
      <w:r w:rsidRPr="00B802AF">
        <w:rPr>
          <w:vertAlign w:val="superscript"/>
        </w:rPr>
        <w:t>-</w:t>
      </w:r>
      <w:r>
        <w:t>N</w:t>
      </w:r>
      <w:r>
        <w:t>（</w:t>
      </w:r>
      <w:r>
        <w:t>~82.5%</w:t>
      </w:r>
      <w:r>
        <w:t>），</w:t>
      </w:r>
      <w:r>
        <w:t>85.8%</w:t>
      </w:r>
      <w:r>
        <w:t>的</w:t>
      </w:r>
      <w:r>
        <w:t>PO</w:t>
      </w:r>
      <w:r w:rsidRPr="00B802AF">
        <w:rPr>
          <w:vertAlign w:val="subscript"/>
        </w:rPr>
        <w:t>4</w:t>
      </w:r>
      <w:r w:rsidRPr="00B802AF">
        <w:rPr>
          <w:vertAlign w:val="superscript"/>
        </w:rPr>
        <w:t>3-</w:t>
      </w:r>
      <w:r>
        <w:t>和</w:t>
      </w:r>
      <w:r>
        <w:t>8.7%</w:t>
      </w:r>
      <w:r>
        <w:t>的</w:t>
      </w:r>
      <w:r>
        <w:t>NH</w:t>
      </w:r>
      <w:r w:rsidRPr="00B802AF">
        <w:rPr>
          <w:vertAlign w:val="subscript"/>
        </w:rPr>
        <w:t>4</w:t>
      </w:r>
      <w:r w:rsidRPr="00B802AF">
        <w:rPr>
          <w:vertAlign w:val="superscript"/>
        </w:rPr>
        <w:t>+</w:t>
      </w:r>
      <w:r>
        <w:t>以</w:t>
      </w:r>
      <w:proofErr w:type="gramStart"/>
      <w:r>
        <w:t>鸟粪石</w:t>
      </w:r>
      <w:proofErr w:type="gramEnd"/>
      <w:r>
        <w:t>结晶形式去除，</w:t>
      </w:r>
      <w:r>
        <w:t>85.3%NH</w:t>
      </w:r>
      <w:r w:rsidRPr="00B802AF">
        <w:rPr>
          <w:vertAlign w:val="subscript"/>
        </w:rPr>
        <w:t>4</w:t>
      </w:r>
      <w:r w:rsidRPr="00B802AF">
        <w:rPr>
          <w:vertAlign w:val="superscript"/>
        </w:rPr>
        <w:t>+</w:t>
      </w:r>
      <w:r>
        <w:t>以</w:t>
      </w:r>
      <w:r>
        <w:t>NH</w:t>
      </w:r>
      <w:r w:rsidRPr="00B802AF">
        <w:rPr>
          <w:vertAlign w:val="subscript"/>
        </w:rPr>
        <w:t>3</w:t>
      </w:r>
      <w:r>
        <w:t>形式去除。</w:t>
      </w:r>
    </w:p>
    <w:p w14:paraId="3E6E1B9C" w14:textId="77777777" w:rsidR="001B5AF8" w:rsidRDefault="001B5AF8" w:rsidP="001B5AF8">
      <w:pPr>
        <w:pStyle w:val="Bf2"/>
      </w:pPr>
      <w:r>
        <w:t>2.</w:t>
      </w:r>
      <w:r>
        <w:t>目的：为更好阐明</w:t>
      </w:r>
      <w:r>
        <w:t>IE-MC</w:t>
      </w:r>
      <w:r>
        <w:t>体系回收</w:t>
      </w:r>
      <w:r>
        <w:t>N/P</w:t>
      </w:r>
      <w:r>
        <w:t>的机制，研究溶液</w:t>
      </w:r>
      <w:r>
        <w:t>pH</w:t>
      </w:r>
    </w:p>
    <w:p w14:paraId="21261760" w14:textId="77777777" w:rsidR="001B5AF8" w:rsidRDefault="001B5AF8" w:rsidP="001B5AF8">
      <w:pPr>
        <w:pStyle w:val="Bf2"/>
      </w:pPr>
      <w:r>
        <w:t>现象：不适加电流时，电池中石蕊试剂颜色偏紫色；施加电流后，阳极附近溶液变为橙色，阴极附近溶液变为蓝色</w:t>
      </w:r>
    </w:p>
    <w:p w14:paraId="4D5B8056" w14:textId="77777777" w:rsidR="001B5AF8" w:rsidRDefault="001B5AF8" w:rsidP="001B5AF8">
      <w:pPr>
        <w:pStyle w:val="Bf2"/>
      </w:pPr>
      <w:r>
        <w:t>分析：表明不适加电流时，电池中溶液</w:t>
      </w:r>
      <w:r>
        <w:t>pH</w:t>
      </w:r>
      <w:r>
        <w:t>为</w:t>
      </w:r>
      <w:r>
        <w:t>5.0~8.0</w:t>
      </w:r>
      <w:r>
        <w:t>；施加电流后，由于电化学电解水，电池中形成了局部高</w:t>
      </w:r>
      <w:r>
        <w:t>pH</w:t>
      </w:r>
      <w:r>
        <w:t>区域（</w:t>
      </w:r>
      <w:r>
        <w:t>pH</w:t>
      </w:r>
      <w:r>
        <w:t>＞</w:t>
      </w:r>
      <w:r>
        <w:t>8.0</w:t>
      </w:r>
      <w:r>
        <w:t>）和局部低</w:t>
      </w:r>
      <w:r>
        <w:t>pH</w:t>
      </w:r>
      <w:r>
        <w:t>区域（</w:t>
      </w:r>
      <w:r>
        <w:t>pH</w:t>
      </w:r>
      <w:r>
        <w:t>＜</w:t>
      </w:r>
      <w:r>
        <w:t>5.0</w:t>
      </w:r>
      <w:r>
        <w:t>）。</w:t>
      </w:r>
    </w:p>
    <w:p w14:paraId="4A574180" w14:textId="77777777" w:rsidR="001B5AF8" w:rsidRDefault="001B5AF8" w:rsidP="001B5AF8">
      <w:pPr>
        <w:pStyle w:val="Bf2"/>
      </w:pPr>
      <w:r>
        <w:t>现象：在具有分隔的镁矿</w:t>
      </w:r>
      <w:r>
        <w:t>/</w:t>
      </w:r>
      <w:r>
        <w:t>活性炭填充反应器中，与不适加电流相比（中性环境），</w:t>
      </w:r>
      <w:r>
        <w:t>NH4+</w:t>
      </w:r>
      <w:r>
        <w:t>回收效率达到了</w:t>
      </w:r>
      <w:r>
        <w:t>94.9%</w:t>
      </w:r>
      <w:r>
        <w:t>，</w:t>
      </w:r>
      <w:r>
        <w:t>PO</w:t>
      </w:r>
      <w:r w:rsidRPr="00B802AF">
        <w:rPr>
          <w:vertAlign w:val="subscript"/>
        </w:rPr>
        <w:t>4</w:t>
      </w:r>
      <w:r w:rsidRPr="00B802AF">
        <w:rPr>
          <w:vertAlign w:val="superscript"/>
        </w:rPr>
        <w:t>3-</w:t>
      </w:r>
      <w:r>
        <w:t>达到了</w:t>
      </w:r>
      <w:r>
        <w:t>85.1%</w:t>
      </w:r>
      <w:r>
        <w:t>。</w:t>
      </w:r>
    </w:p>
    <w:p w14:paraId="1078B8AC" w14:textId="77777777" w:rsidR="001B5AF8" w:rsidRDefault="001B5AF8" w:rsidP="001B5AF8">
      <w:pPr>
        <w:pStyle w:val="Bf2"/>
      </w:pPr>
      <w:r>
        <w:t>分析：说明电化学通过电解</w:t>
      </w:r>
      <w:proofErr w:type="gramStart"/>
      <w:r>
        <w:t>水创造</w:t>
      </w:r>
      <w:proofErr w:type="gramEnd"/>
      <w:r>
        <w:t>酸碱区域，可能促进了</w:t>
      </w:r>
      <w:r>
        <w:t>N/P</w:t>
      </w:r>
      <w:r>
        <w:t>的回收。</w:t>
      </w:r>
    </w:p>
    <w:p w14:paraId="02516AEA" w14:textId="77777777" w:rsidR="001B5AF8" w:rsidRDefault="001B5AF8" w:rsidP="001B5AF8">
      <w:pPr>
        <w:pStyle w:val="Bf2"/>
      </w:pPr>
      <w:r>
        <w:t>3.</w:t>
      </w:r>
      <w:r>
        <w:t>目的：为了说明镁矿和活性炭填充物在酸碱区域的作用，进行控制变量实验，将分别改变填充物（活性炭、镁矿、活性炭</w:t>
      </w:r>
      <w:r>
        <w:t>+</w:t>
      </w:r>
      <w:r>
        <w:t>镁矿）。</w:t>
      </w:r>
    </w:p>
    <w:p w14:paraId="087F50FA" w14:textId="77777777" w:rsidR="001B5AF8" w:rsidRDefault="001B5AF8" w:rsidP="001B5AF8">
      <w:pPr>
        <w:pStyle w:val="Bf2"/>
      </w:pPr>
      <w:r>
        <w:t>现象：电化学电解时，发现镁矿填充的阳极区域，石蕊呈紫色</w:t>
      </w:r>
    </w:p>
    <w:p w14:paraId="1752429E" w14:textId="77777777" w:rsidR="001B5AF8" w:rsidRDefault="001B5AF8" w:rsidP="001B5AF8">
      <w:pPr>
        <w:pStyle w:val="Bf2"/>
      </w:pPr>
      <w:r>
        <w:t>分析：表明此时阳极区域</w:t>
      </w:r>
      <w:r>
        <w:t>pH</w:t>
      </w:r>
      <w:r>
        <w:t>表现为中性，是因为阳极氧化水产生的</w:t>
      </w:r>
      <w:r>
        <w:t>H+</w:t>
      </w:r>
      <w:r>
        <w:t>很快与填充的镁矿反应，被消耗中和。</w:t>
      </w:r>
    </w:p>
    <w:p w14:paraId="49D26FEB" w14:textId="77777777" w:rsidR="001B5AF8" w:rsidRDefault="001B5AF8" w:rsidP="001B5AF8">
      <w:pPr>
        <w:pStyle w:val="Bf2"/>
      </w:pPr>
      <w:r>
        <w:t>后续影响：因为阳极处消耗了</w:t>
      </w:r>
      <w:r>
        <w:t>H</w:t>
      </w:r>
      <w:r w:rsidRPr="00B802AF">
        <w:rPr>
          <w:vertAlign w:val="superscript"/>
        </w:rPr>
        <w:t>+</w:t>
      </w:r>
      <w:r>
        <w:t>，导致</w:t>
      </w:r>
      <w:r>
        <w:t>H</w:t>
      </w:r>
      <w:r w:rsidRPr="00B802AF">
        <w:rPr>
          <w:vertAlign w:val="superscript"/>
        </w:rPr>
        <w:t>+</w:t>
      </w:r>
      <w:r>
        <w:t>与</w:t>
      </w:r>
      <w:r>
        <w:t>OH</w:t>
      </w:r>
      <w:r w:rsidRPr="00B802AF">
        <w:rPr>
          <w:vertAlign w:val="superscript"/>
        </w:rPr>
        <w:t>-</w:t>
      </w:r>
      <w:r>
        <w:t>的中和反应被抑制，阴极处产生的</w:t>
      </w:r>
      <w:r>
        <w:t>OH</w:t>
      </w:r>
      <w:r w:rsidRPr="00B802AF">
        <w:rPr>
          <w:vertAlign w:val="superscript"/>
        </w:rPr>
        <w:t>-</w:t>
      </w:r>
      <w:r>
        <w:t>得到积累，所以整体溶液的</w:t>
      </w:r>
      <w:r>
        <w:t>pH</w:t>
      </w:r>
      <w:r>
        <w:t>上升，出水</w:t>
      </w:r>
      <w:r>
        <w:t>pH</w:t>
      </w:r>
      <w:r>
        <w:t>呈碱性可以证明。因此该碱性环境下，</w:t>
      </w:r>
      <w:proofErr w:type="gramStart"/>
      <w:r>
        <w:t>鸟粪石</w:t>
      </w:r>
      <w:proofErr w:type="gramEnd"/>
      <w:r>
        <w:t>沉淀能自发产生，同时对溶液进行搅动，还能加速氨气从水中挥发。</w:t>
      </w:r>
    </w:p>
    <w:p w14:paraId="291C74BC" w14:textId="77777777" w:rsidR="001B5AF8" w:rsidRDefault="001B5AF8" w:rsidP="001B5AF8">
      <w:pPr>
        <w:pStyle w:val="Bf2"/>
      </w:pPr>
      <w:r>
        <w:t>现象：仅使用活性炭作为反应器填充物，活性炭填充阳极酸性区域时，</w:t>
      </w:r>
      <w:r>
        <w:t>N/P</w:t>
      </w:r>
      <w:r>
        <w:t>并没有被去除；仅使用镁</w:t>
      </w:r>
      <w:proofErr w:type="gramStart"/>
      <w:r>
        <w:t>矿作为</w:t>
      </w:r>
      <w:proofErr w:type="gramEnd"/>
      <w:r>
        <w:t>反应器填充物时，</w:t>
      </w:r>
      <w:r>
        <w:t>NH</w:t>
      </w:r>
      <w:r w:rsidRPr="00B802AF">
        <w:rPr>
          <w:vertAlign w:val="subscript"/>
        </w:rPr>
        <w:t>4</w:t>
      </w:r>
      <w:r w:rsidRPr="00B802AF">
        <w:rPr>
          <w:vertAlign w:val="superscript"/>
        </w:rPr>
        <w:t>+</w:t>
      </w:r>
      <w:r>
        <w:t>回收效率降低了接近一半（</w:t>
      </w:r>
      <w:r>
        <w:t>47%</w:t>
      </w:r>
      <w:r>
        <w:t>），由于</w:t>
      </w:r>
      <w:r>
        <w:t>pH</w:t>
      </w:r>
      <w:r>
        <w:t>并没有发生较大变化（</w:t>
      </w:r>
      <w:r>
        <w:t>9.3vs9.8</w:t>
      </w:r>
      <w:r>
        <w:t>），</w:t>
      </w:r>
      <w:r>
        <w:t>PO</w:t>
      </w:r>
      <w:r w:rsidRPr="00B802AF">
        <w:rPr>
          <w:vertAlign w:val="subscript"/>
        </w:rPr>
        <w:t>4</w:t>
      </w:r>
      <w:r w:rsidRPr="00B802AF">
        <w:rPr>
          <w:vertAlign w:val="superscript"/>
        </w:rPr>
        <w:t>3-</w:t>
      </w:r>
      <w:r>
        <w:t>回收率影响不大。</w:t>
      </w:r>
    </w:p>
    <w:p w14:paraId="43B710BC" w14:textId="77777777" w:rsidR="001B5AF8" w:rsidRDefault="001B5AF8" w:rsidP="001B5AF8">
      <w:pPr>
        <w:pStyle w:val="Bf2"/>
      </w:pPr>
      <w:r>
        <w:t>分析：填充物全为活性碳时，因为没有镁</w:t>
      </w:r>
      <w:proofErr w:type="gramStart"/>
      <w:r>
        <w:t>矿作为</w:t>
      </w:r>
      <w:proofErr w:type="gramEnd"/>
      <w:r>
        <w:t>Mg</w:t>
      </w:r>
      <w:r>
        <w:t>源，无法产生鸟粪石，所以无</w:t>
      </w:r>
      <w:r>
        <w:t>N/P</w:t>
      </w:r>
      <w:r>
        <w:t>被去除；填充物全为镁矿时，在阴极产生的碱性区域，溶度积上</w:t>
      </w:r>
      <w:r>
        <w:t>Mg</w:t>
      </w:r>
      <w:r>
        <w:t>（</w:t>
      </w:r>
      <w:r>
        <w:t>OH</w:t>
      </w:r>
      <w:r>
        <w:t>）</w:t>
      </w:r>
      <w:r w:rsidRPr="00B802AF">
        <w:rPr>
          <w:vertAlign w:val="subscript"/>
        </w:rPr>
        <w:t>2</w:t>
      </w:r>
      <w:r>
        <w:t>＜</w:t>
      </w:r>
      <w:r>
        <w:t>MgCO</w:t>
      </w:r>
      <w:r w:rsidRPr="00B802AF">
        <w:rPr>
          <w:vertAlign w:val="subscript"/>
        </w:rPr>
        <w:t>3</w:t>
      </w:r>
      <w:r>
        <w:t>（</w:t>
      </w:r>
      <w:r>
        <w:t>1.8×10</w:t>
      </w:r>
      <w:r w:rsidRPr="00B802AF">
        <w:rPr>
          <w:vertAlign w:val="superscript"/>
        </w:rPr>
        <w:t xml:space="preserve">-11 </w:t>
      </w:r>
      <w:r>
        <w:t>vs 6.82×10</w:t>
      </w:r>
      <w:r w:rsidRPr="00B802AF">
        <w:rPr>
          <w:vertAlign w:val="superscript"/>
        </w:rPr>
        <w:t>-6</w:t>
      </w:r>
      <w:r>
        <w:t>），因此容易产生</w:t>
      </w:r>
      <w:r>
        <w:t>Mg</w:t>
      </w:r>
      <w:r>
        <w:t>（</w:t>
      </w:r>
      <w:r>
        <w:t>OH</w:t>
      </w:r>
      <w:r>
        <w:t>）</w:t>
      </w:r>
      <w:r w:rsidRPr="00B802AF">
        <w:rPr>
          <w:vertAlign w:val="subscript"/>
        </w:rPr>
        <w:t>2</w:t>
      </w:r>
      <w:r>
        <w:t>副产物，同时会消耗</w:t>
      </w:r>
      <w:r>
        <w:t>OH</w:t>
      </w:r>
      <w:r w:rsidRPr="00B802AF">
        <w:rPr>
          <w:vertAlign w:val="superscript"/>
        </w:rPr>
        <w:t>-</w:t>
      </w:r>
      <w:r>
        <w:t>，表现为</w:t>
      </w:r>
      <w:r>
        <w:t>NH</w:t>
      </w:r>
      <w:r w:rsidRPr="00B802AF">
        <w:rPr>
          <w:vertAlign w:val="subscript"/>
        </w:rPr>
        <w:t>4</w:t>
      </w:r>
      <w:r w:rsidRPr="00B802AF">
        <w:rPr>
          <w:vertAlign w:val="superscript"/>
        </w:rPr>
        <w:t>+</w:t>
      </w:r>
      <w:r>
        <w:t>回收效率大幅下降，除此之外，活性碳能作为多孔的阴极，提供较大电极面积，降低能耗。</w:t>
      </w:r>
    </w:p>
    <w:p w14:paraId="6109DE3A" w14:textId="77777777" w:rsidR="001B5AF8" w:rsidRDefault="001B5AF8" w:rsidP="001B5AF8">
      <w:pPr>
        <w:pStyle w:val="Bf2"/>
      </w:pPr>
      <w:r>
        <w:t>节结论：电化学通过电解水，在阳极附近形成酸性区域，在阴极附近形成碱性区域，将活性炭填充在碱性区域，能降低电池电阻和能耗，将镁矿填充在酸性区域，在提供</w:t>
      </w:r>
      <w:r>
        <w:t>Mg</w:t>
      </w:r>
      <w:r>
        <w:t>源的同时，将该区域的出水</w:t>
      </w:r>
      <w:r>
        <w:t>pH</w:t>
      </w:r>
      <w:r>
        <w:t>调整至中性，随后该中性出水与碱性区域出水混合，最终形成含有游离</w:t>
      </w:r>
      <w:r>
        <w:t>Mg</w:t>
      </w:r>
      <w:r w:rsidRPr="00B802AF">
        <w:rPr>
          <w:vertAlign w:val="superscript"/>
        </w:rPr>
        <w:t>2+</w:t>
      </w:r>
      <w:r>
        <w:t>的碱性出水溶液（</w:t>
      </w:r>
      <w:r>
        <w:t>pH 9-10</w:t>
      </w:r>
      <w:r>
        <w:t>），为</w:t>
      </w:r>
      <w:proofErr w:type="gramStart"/>
      <w:r>
        <w:t>鸟粪石</w:t>
      </w:r>
      <w:proofErr w:type="gramEnd"/>
      <w:r>
        <w:t>的沉淀和氨气挥发（即同时回收</w:t>
      </w:r>
      <w:r>
        <w:t>NH</w:t>
      </w:r>
      <w:r w:rsidRPr="00B802AF">
        <w:rPr>
          <w:vertAlign w:val="subscript"/>
        </w:rPr>
        <w:t>4</w:t>
      </w:r>
      <w:r w:rsidRPr="00B802AF">
        <w:rPr>
          <w:vertAlign w:val="superscript"/>
        </w:rPr>
        <w:t>+</w:t>
      </w:r>
      <w:r>
        <w:t>和</w:t>
      </w:r>
      <w:r>
        <w:t>PO</w:t>
      </w:r>
      <w:r w:rsidRPr="00B802AF">
        <w:rPr>
          <w:vertAlign w:val="subscript"/>
        </w:rPr>
        <w:t>4</w:t>
      </w:r>
      <w:r w:rsidRPr="00B802AF">
        <w:rPr>
          <w:vertAlign w:val="superscript"/>
        </w:rPr>
        <w:t>3-</w:t>
      </w:r>
      <w:r>
        <w:t>）创造有利条件。</w:t>
      </w:r>
    </w:p>
    <w:p w14:paraId="529F406B" w14:textId="77777777" w:rsidR="001B5AF8" w:rsidRPr="00462549" w:rsidRDefault="001B5AF8" w:rsidP="001B5AF8">
      <w:pPr>
        <w:pStyle w:val="B8"/>
        <w:rPr>
          <w:rFonts w:ascii="宋体" w:eastAsia="宋体" w:hAnsi="宋体"/>
          <w:b/>
          <w:bCs/>
        </w:rPr>
      </w:pPr>
      <w:r>
        <w:rPr>
          <w:rFonts w:ascii="宋体" w:eastAsia="宋体" w:hAnsi="宋体" w:hint="eastAsia"/>
          <w:b/>
          <w:bCs/>
        </w:rPr>
        <w:t>反应器</w:t>
      </w:r>
      <w:r w:rsidRPr="00B802AF">
        <w:rPr>
          <w:rFonts w:ascii="宋体" w:eastAsia="宋体" w:hAnsi="宋体" w:hint="eastAsia"/>
          <w:b/>
          <w:bCs/>
        </w:rPr>
        <w:t>的参数优化</w:t>
      </w:r>
    </w:p>
    <w:p w14:paraId="4277318C" w14:textId="77777777" w:rsidR="001B5AF8" w:rsidRDefault="001B5AF8" w:rsidP="001B5AF8">
      <w:pPr>
        <w:pStyle w:val="Bf2"/>
      </w:pPr>
      <w:r>
        <w:t>1.</w:t>
      </w:r>
      <w:r>
        <w:t>现象：随着电流密度增加（</w:t>
      </w:r>
      <w:r>
        <w:t>0</w:t>
      </w:r>
      <w:r>
        <w:t>升至</w:t>
      </w:r>
      <w:r>
        <w:t>0.83mA/cm</w:t>
      </w:r>
      <w:r w:rsidRPr="00B802AF">
        <w:rPr>
          <w:vertAlign w:val="superscript"/>
        </w:rPr>
        <w:t>2</w:t>
      </w:r>
      <w:r>
        <w:t>），</w:t>
      </w:r>
      <w:r>
        <w:t>NH</w:t>
      </w:r>
      <w:r w:rsidRPr="00B802AF">
        <w:rPr>
          <w:vertAlign w:val="subscript"/>
        </w:rPr>
        <w:t>4</w:t>
      </w:r>
      <w:r w:rsidRPr="00B802AF">
        <w:rPr>
          <w:vertAlign w:val="superscript"/>
        </w:rPr>
        <w:t>+</w:t>
      </w:r>
      <w:r>
        <w:t>回收效率增加（</w:t>
      </w:r>
      <w:r>
        <w:t>5.2%</w:t>
      </w:r>
      <w:r>
        <w:t>升至</w:t>
      </w:r>
      <w:r>
        <w:t>94.8%</w:t>
      </w:r>
      <w:r>
        <w:t>），出水</w:t>
      </w:r>
      <w:r>
        <w:t>Mg</w:t>
      </w:r>
      <w:r w:rsidRPr="00B802AF">
        <w:rPr>
          <w:vertAlign w:val="superscript"/>
        </w:rPr>
        <w:t>2+</w:t>
      </w:r>
      <w:r>
        <w:t>浓度也逐渐增加。</w:t>
      </w:r>
    </w:p>
    <w:p w14:paraId="71B4982E" w14:textId="77777777" w:rsidR="001B5AF8" w:rsidRDefault="001B5AF8" w:rsidP="001B5AF8">
      <w:pPr>
        <w:pStyle w:val="Bf2"/>
      </w:pPr>
      <w:r>
        <w:t>分析：表明在</w:t>
      </w:r>
      <w:r>
        <w:t>IE-MC</w:t>
      </w:r>
      <w:r>
        <w:t>体系中，增加电流密度对</w:t>
      </w:r>
      <w:r>
        <w:t>N/P</w:t>
      </w:r>
      <w:r>
        <w:t>的回收有促进作用，同时因为电流密度增加，导致阳极产生</w:t>
      </w:r>
      <w:r>
        <w:t>H</w:t>
      </w:r>
      <w:r w:rsidRPr="00B802AF">
        <w:rPr>
          <w:vertAlign w:val="superscript"/>
        </w:rPr>
        <w:t>+</w:t>
      </w:r>
      <w:r>
        <w:t>增多，促进了阳极区域镁矿释放</w:t>
      </w:r>
      <w:r>
        <w:t>Mg</w:t>
      </w:r>
      <w:r w:rsidRPr="00B802AF">
        <w:rPr>
          <w:vertAlign w:val="superscript"/>
        </w:rPr>
        <w:t>2+</w:t>
      </w:r>
      <w:r>
        <w:t>，表现为出水溶液</w:t>
      </w:r>
      <w:r>
        <w:t>Mg</w:t>
      </w:r>
      <w:r w:rsidRPr="00B802AF">
        <w:rPr>
          <w:vertAlign w:val="superscript"/>
        </w:rPr>
        <w:t>2+</w:t>
      </w:r>
      <w:r>
        <w:t>增加。</w:t>
      </w:r>
    </w:p>
    <w:p w14:paraId="383F1220" w14:textId="77777777" w:rsidR="001B5AF8" w:rsidRDefault="001B5AF8" w:rsidP="001B5AF8">
      <w:pPr>
        <w:pStyle w:val="Bf2"/>
      </w:pPr>
      <w:r>
        <w:t>2.</w:t>
      </w:r>
      <w:r>
        <w:t>现象（对原文补充）：电流密度升高为</w:t>
      </w:r>
      <w:r>
        <w:t>0.42mA/cm</w:t>
      </w:r>
      <w:r w:rsidRPr="00B802AF">
        <w:rPr>
          <w:vertAlign w:val="superscript"/>
        </w:rPr>
        <w:t>2</w:t>
      </w:r>
      <w:r>
        <w:t>时，</w:t>
      </w:r>
      <w:r>
        <w:t>P</w:t>
      </w:r>
      <w:r>
        <w:t>的回收效率逐渐趋于稳定（即电流密度再增加，对回收效率影响不大），而电流密度升高为</w:t>
      </w:r>
      <w:r>
        <w:t>0.83mA/cm</w:t>
      </w:r>
      <w:r w:rsidRPr="00B802AF">
        <w:rPr>
          <w:vertAlign w:val="superscript"/>
        </w:rPr>
        <w:t>2</w:t>
      </w:r>
      <w:r>
        <w:t>时，</w:t>
      </w:r>
      <w:r>
        <w:t>N</w:t>
      </w:r>
      <w:r>
        <w:t>的回收效率趋于稳定。</w:t>
      </w:r>
    </w:p>
    <w:p w14:paraId="66A72160" w14:textId="77777777" w:rsidR="001B5AF8" w:rsidRDefault="001B5AF8" w:rsidP="001B5AF8">
      <w:pPr>
        <w:pStyle w:val="Bf2"/>
      </w:pPr>
      <w:r>
        <w:t>结论：考虑到电流密度过高会导致高能耗，因此综合考虑能耗和回收效率，电流密度为</w:t>
      </w:r>
      <w:r>
        <w:t>0.83mA/cm</w:t>
      </w:r>
      <w:r w:rsidRPr="00B802AF">
        <w:rPr>
          <w:vertAlign w:val="superscript"/>
        </w:rPr>
        <w:t>2</w:t>
      </w:r>
      <w:r>
        <w:t>时，较为接近最佳运行条件。</w:t>
      </w:r>
    </w:p>
    <w:p w14:paraId="34B85237" w14:textId="77777777" w:rsidR="001B5AF8" w:rsidRDefault="001B5AF8" w:rsidP="001B5AF8">
      <w:pPr>
        <w:pStyle w:val="Bf2"/>
      </w:pPr>
      <w:r>
        <w:t>3.</w:t>
      </w:r>
      <w:r>
        <w:t>现象：进水流速为</w:t>
      </w:r>
      <w:r>
        <w:t>2mL/min</w:t>
      </w:r>
      <w:r>
        <w:t>（</w:t>
      </w:r>
      <w:r>
        <w:t>HRT</w:t>
      </w:r>
      <w:r>
        <w:t>，</w:t>
      </w:r>
      <w:r>
        <w:t>40min</w:t>
      </w:r>
      <w:r>
        <w:t>）时，</w:t>
      </w:r>
      <w:r>
        <w:t>PO</w:t>
      </w:r>
      <w:r w:rsidRPr="007257F7">
        <w:rPr>
          <w:vertAlign w:val="subscript"/>
        </w:rPr>
        <w:t>4</w:t>
      </w:r>
      <w:r w:rsidRPr="007257F7">
        <w:rPr>
          <w:vertAlign w:val="superscript"/>
        </w:rPr>
        <w:t>3-</w:t>
      </w:r>
      <w:r>
        <w:t>和</w:t>
      </w:r>
      <w:r>
        <w:t>NH</w:t>
      </w:r>
      <w:r w:rsidRPr="007257F7">
        <w:rPr>
          <w:vertAlign w:val="subscript"/>
        </w:rPr>
        <w:t>4</w:t>
      </w:r>
      <w:r w:rsidRPr="007257F7">
        <w:rPr>
          <w:vertAlign w:val="superscript"/>
        </w:rPr>
        <w:t>+</w:t>
      </w:r>
      <w:r>
        <w:t>的回收效率分别为</w:t>
      </w:r>
      <w:r>
        <w:t>80%</w:t>
      </w:r>
      <w:r>
        <w:t>和</w:t>
      </w:r>
      <w:r>
        <w:t>94%</w:t>
      </w:r>
      <w:r>
        <w:t>。进水流速越大（即</w:t>
      </w:r>
      <w:r>
        <w:t>HRT</w:t>
      </w:r>
      <w:r>
        <w:t>越小），</w:t>
      </w:r>
      <w:r>
        <w:t>PO</w:t>
      </w:r>
      <w:r w:rsidRPr="007257F7">
        <w:rPr>
          <w:vertAlign w:val="subscript"/>
        </w:rPr>
        <w:t>4</w:t>
      </w:r>
      <w:r w:rsidRPr="007257F7">
        <w:rPr>
          <w:vertAlign w:val="superscript"/>
        </w:rPr>
        <w:t>3-</w:t>
      </w:r>
      <w:r>
        <w:t>和</w:t>
      </w:r>
      <w:r>
        <w:t>NH</w:t>
      </w:r>
      <w:r w:rsidRPr="007257F7">
        <w:rPr>
          <w:vertAlign w:val="subscript"/>
        </w:rPr>
        <w:t>4</w:t>
      </w:r>
      <w:r w:rsidRPr="007257F7">
        <w:rPr>
          <w:vertAlign w:val="superscript"/>
        </w:rPr>
        <w:t>+</w:t>
      </w:r>
      <w:r>
        <w:t>回收效率越低。</w:t>
      </w:r>
    </w:p>
    <w:p w14:paraId="1E36E8DD" w14:textId="77777777" w:rsidR="001B5AF8" w:rsidRDefault="001B5AF8" w:rsidP="001B5AF8">
      <w:pPr>
        <w:pStyle w:val="Bf2"/>
      </w:pPr>
      <w:r>
        <w:t>分析：</w:t>
      </w:r>
      <w:r>
        <w:t>HRT</w:t>
      </w:r>
      <w:r>
        <w:t>较长时，溶液和填充物接触反应更充分，能释放更多</w:t>
      </w:r>
      <w:r>
        <w:t>Mg</w:t>
      </w:r>
      <w:r w:rsidRPr="007257F7">
        <w:rPr>
          <w:vertAlign w:val="superscript"/>
        </w:rPr>
        <w:t>2+</w:t>
      </w:r>
      <w:r>
        <w:t>和</w:t>
      </w:r>
      <w:r>
        <w:t>OH</w:t>
      </w:r>
      <w:r w:rsidRPr="007257F7">
        <w:rPr>
          <w:vertAlign w:val="superscript"/>
        </w:rPr>
        <w:t>-</w:t>
      </w:r>
      <w:r>
        <w:t>进入溶液，促进</w:t>
      </w:r>
      <w:proofErr w:type="gramStart"/>
      <w:r>
        <w:t>鸟粪石</w:t>
      </w:r>
      <w:proofErr w:type="gramEnd"/>
      <w:r>
        <w:t>沉淀和氨气挥发。</w:t>
      </w:r>
    </w:p>
    <w:p w14:paraId="3B903ACE" w14:textId="77777777" w:rsidR="001B5AF8" w:rsidRDefault="001B5AF8" w:rsidP="001B5AF8">
      <w:pPr>
        <w:pStyle w:val="Bf2"/>
      </w:pPr>
      <w:r>
        <w:t>4.</w:t>
      </w:r>
      <w:r>
        <w:t>现象：当</w:t>
      </w:r>
      <w:r>
        <w:t>HRT</w:t>
      </w:r>
      <w:r>
        <w:t>时间大于</w:t>
      </w:r>
      <w:r>
        <w:t>40min</w:t>
      </w:r>
      <w:r>
        <w:t>时（即进水流速</w:t>
      </w:r>
      <w:r>
        <w:t>1mL/min</w:t>
      </w:r>
      <w:r>
        <w:t>时），体系处理效率提升较小。</w:t>
      </w:r>
    </w:p>
    <w:p w14:paraId="272CC67B" w14:textId="77777777" w:rsidR="001B5AF8" w:rsidRDefault="001B5AF8" w:rsidP="001B5AF8">
      <w:pPr>
        <w:pStyle w:val="Bf2"/>
      </w:pPr>
      <w:r>
        <w:t>结论：考虑能耗的话，进水流速为</w:t>
      </w:r>
      <w:r>
        <w:t>2mL/min</w:t>
      </w:r>
      <w:r>
        <w:t>时，每回收</w:t>
      </w:r>
      <w:r>
        <w:t xml:space="preserve">1kg </w:t>
      </w:r>
      <w:r>
        <w:t>营养物质，能耗可以保持在相对较低的水平（</w:t>
      </w:r>
      <w:r>
        <w:t>48.9 kWh/kg P</w:t>
      </w:r>
      <w:r>
        <w:t>，</w:t>
      </w:r>
      <w:r>
        <w:t>9.8 kWh/kg N</w:t>
      </w:r>
      <w:r>
        <w:t>）。因此</w:t>
      </w:r>
      <w:r>
        <w:t>HRT</w:t>
      </w:r>
      <w:r>
        <w:t>为</w:t>
      </w:r>
      <w:r>
        <w:t>40min</w:t>
      </w:r>
      <w:r>
        <w:t>（即进水流速为</w:t>
      </w:r>
      <w:r>
        <w:t>2mL/min</w:t>
      </w:r>
      <w:r>
        <w:t>）较为接近</w:t>
      </w:r>
      <w:proofErr w:type="gramStart"/>
      <w:r>
        <w:t>最</w:t>
      </w:r>
      <w:proofErr w:type="gramEnd"/>
      <w:r>
        <w:t>适运行条件。</w:t>
      </w:r>
    </w:p>
    <w:p w14:paraId="7BC727C2" w14:textId="77777777" w:rsidR="001B5AF8" w:rsidRDefault="001B5AF8" w:rsidP="001B5AF8">
      <w:pPr>
        <w:pStyle w:val="Bf2"/>
      </w:pPr>
      <w:r>
        <w:t>5.</w:t>
      </w:r>
      <w:r>
        <w:t>目的：为了研究</w:t>
      </w:r>
      <w:r>
        <w:t>IE-MC</w:t>
      </w:r>
      <w:r>
        <w:t>体系对水质变化的抵抗能力，设置不同</w:t>
      </w:r>
      <w:r>
        <w:t>PO</w:t>
      </w:r>
      <w:r w:rsidRPr="007257F7">
        <w:rPr>
          <w:vertAlign w:val="subscript"/>
        </w:rPr>
        <w:t>4</w:t>
      </w:r>
      <w:r w:rsidRPr="007257F7">
        <w:rPr>
          <w:vertAlign w:val="superscript"/>
        </w:rPr>
        <w:t>3-</w:t>
      </w:r>
      <w:r>
        <w:t>（</w:t>
      </w:r>
      <w:r>
        <w:t>15.5, 31, 46.5, 62 mg/L</w:t>
      </w:r>
      <w:r>
        <w:t>）和</w:t>
      </w:r>
      <w:r>
        <w:t>NH</w:t>
      </w:r>
      <w:r w:rsidRPr="007257F7">
        <w:rPr>
          <w:vertAlign w:val="subscript"/>
        </w:rPr>
        <w:t>4</w:t>
      </w:r>
      <w:r w:rsidRPr="007257F7">
        <w:rPr>
          <w:vertAlign w:val="superscript"/>
        </w:rPr>
        <w:t>+</w:t>
      </w:r>
      <w:r>
        <w:t>（</w:t>
      </w:r>
      <w:r>
        <w:t>70, 105, 140, 175 mg/L</w:t>
      </w:r>
      <w:r>
        <w:t>）含量的合成尿液。</w:t>
      </w:r>
    </w:p>
    <w:p w14:paraId="224D3DD5" w14:textId="77777777" w:rsidR="001B5AF8" w:rsidRDefault="001B5AF8" w:rsidP="001B5AF8">
      <w:pPr>
        <w:pStyle w:val="Bf2"/>
      </w:pPr>
      <w:r>
        <w:t>现象：改变进水</w:t>
      </w:r>
      <w:r>
        <w:t>NH</w:t>
      </w:r>
      <w:r w:rsidRPr="007257F7">
        <w:rPr>
          <w:vertAlign w:val="subscript"/>
        </w:rPr>
        <w:t>4</w:t>
      </w:r>
      <w:r w:rsidRPr="007257F7">
        <w:rPr>
          <w:vertAlign w:val="superscript"/>
        </w:rPr>
        <w:t>+</w:t>
      </w:r>
      <w:r>
        <w:t>和</w:t>
      </w:r>
      <w:r>
        <w:t>PO</w:t>
      </w:r>
      <w:r w:rsidRPr="007257F7">
        <w:rPr>
          <w:vertAlign w:val="subscript"/>
        </w:rPr>
        <w:t>4</w:t>
      </w:r>
      <w:r w:rsidRPr="007257F7">
        <w:rPr>
          <w:vertAlign w:val="superscript"/>
        </w:rPr>
        <w:t>3+</w:t>
      </w:r>
      <w:r>
        <w:t>浓度的同时，通过控制电流密度，使回收效率基本保持稳定。将</w:t>
      </w:r>
      <w:r>
        <w:t>NH</w:t>
      </w:r>
      <w:r w:rsidRPr="007257F7">
        <w:rPr>
          <w:vertAlign w:val="subscript"/>
        </w:rPr>
        <w:t>4</w:t>
      </w:r>
      <w:r w:rsidRPr="007257F7">
        <w:rPr>
          <w:vertAlign w:val="superscript"/>
        </w:rPr>
        <w:t>+</w:t>
      </w:r>
      <w:r>
        <w:t>浓度逐渐从</w:t>
      </w:r>
      <w:r>
        <w:t>70</w:t>
      </w:r>
      <w:r>
        <w:t>升至</w:t>
      </w:r>
      <w:r>
        <w:t>175mg/L</w:t>
      </w:r>
      <w:r>
        <w:t>，同时调节电流密度从</w:t>
      </w:r>
      <w:r>
        <w:t>0.62</w:t>
      </w:r>
      <w:r>
        <w:t>升至</w:t>
      </w:r>
      <w:r>
        <w:t>1.8mA/cm</w:t>
      </w:r>
      <w:r w:rsidRPr="007257F7">
        <w:rPr>
          <w:vertAlign w:val="superscript"/>
        </w:rPr>
        <w:t>2</w:t>
      </w:r>
      <w:r>
        <w:t>，将</w:t>
      </w:r>
      <w:r>
        <w:t>PO</w:t>
      </w:r>
      <w:r w:rsidRPr="007257F7">
        <w:rPr>
          <w:vertAlign w:val="subscript"/>
        </w:rPr>
        <w:t>4</w:t>
      </w:r>
      <w:r w:rsidRPr="007257F7">
        <w:rPr>
          <w:vertAlign w:val="superscript"/>
        </w:rPr>
        <w:t>3+</w:t>
      </w:r>
      <w:r>
        <w:t>浓度逐渐从</w:t>
      </w:r>
      <w:r>
        <w:t>15.5</w:t>
      </w:r>
      <w:r>
        <w:t>升至</w:t>
      </w:r>
      <w:r>
        <w:t>62mg/L</w:t>
      </w:r>
      <w:r>
        <w:t>，同时调节电流密度从</w:t>
      </w:r>
      <w:r>
        <w:t>0.62</w:t>
      </w:r>
      <w:r>
        <w:t>升至</w:t>
      </w:r>
      <w:r>
        <w:t>1.2mA/cm</w:t>
      </w:r>
      <w:r w:rsidRPr="007257F7">
        <w:rPr>
          <w:vertAlign w:val="superscript"/>
        </w:rPr>
        <w:t>2</w:t>
      </w:r>
      <w:r>
        <w:t>。</w:t>
      </w:r>
    </w:p>
    <w:p w14:paraId="0849CDB4" w14:textId="77777777" w:rsidR="001B5AF8" w:rsidRDefault="001B5AF8" w:rsidP="001B5AF8">
      <w:pPr>
        <w:pStyle w:val="Bf2"/>
      </w:pPr>
      <w:r>
        <w:t>结论：</w:t>
      </w:r>
      <w:r>
        <w:t>IE-MC</w:t>
      </w:r>
      <w:r>
        <w:t>体系对出水</w:t>
      </w:r>
      <w:r>
        <w:t>pH</w:t>
      </w:r>
      <w:r>
        <w:t>表现出一定的调节能力。无论进水</w:t>
      </w:r>
      <w:r>
        <w:t>pH</w:t>
      </w:r>
      <w:r>
        <w:t>如何（</w:t>
      </w:r>
      <w:r>
        <w:t>3</w:t>
      </w:r>
      <w:r>
        <w:t>、</w:t>
      </w:r>
      <w:r>
        <w:t>5</w:t>
      </w:r>
      <w:r>
        <w:t>、</w:t>
      </w:r>
      <w:r>
        <w:t>7</w:t>
      </w:r>
      <w:r>
        <w:t>和</w:t>
      </w:r>
      <w:r>
        <w:t>9</w:t>
      </w:r>
      <w:r>
        <w:t>），出水</w:t>
      </w:r>
      <w:r>
        <w:t>pH</w:t>
      </w:r>
      <w:r>
        <w:t>总在</w:t>
      </w:r>
      <w:r>
        <w:t>9.5~9.7</w:t>
      </w:r>
      <w:r>
        <w:t>之间，能为氨气挥发和</w:t>
      </w:r>
      <w:proofErr w:type="gramStart"/>
      <w:r>
        <w:t>鸟粪石</w:t>
      </w:r>
      <w:proofErr w:type="gramEnd"/>
      <w:r>
        <w:t>沉淀创造有利条件。</w:t>
      </w:r>
    </w:p>
    <w:p w14:paraId="12652425" w14:textId="77777777" w:rsidR="001B5AF8" w:rsidRDefault="001B5AF8" w:rsidP="001B5AF8">
      <w:pPr>
        <w:pStyle w:val="Bf2"/>
      </w:pPr>
      <w:r>
        <w:t>节结论：</w:t>
      </w:r>
      <w:r>
        <w:t>IE-MC</w:t>
      </w:r>
      <w:r>
        <w:t>体系不需要投加化学药品来调节</w:t>
      </w:r>
      <w:r>
        <w:t>pH</w:t>
      </w:r>
      <w:r>
        <w:t>，仅需要改变电流密度和</w:t>
      </w:r>
      <w:r>
        <w:t>HRT</w:t>
      </w:r>
      <w:r>
        <w:t>就能有效的回收</w:t>
      </w:r>
      <w:r>
        <w:t>NH</w:t>
      </w:r>
      <w:r w:rsidRPr="007257F7">
        <w:rPr>
          <w:vertAlign w:val="subscript"/>
        </w:rPr>
        <w:t>4</w:t>
      </w:r>
      <w:r w:rsidRPr="007257F7">
        <w:rPr>
          <w:vertAlign w:val="superscript"/>
        </w:rPr>
        <w:t>+</w:t>
      </w:r>
      <w:r>
        <w:t>和</w:t>
      </w:r>
      <w:r>
        <w:t>PO</w:t>
      </w:r>
      <w:r w:rsidRPr="007257F7">
        <w:rPr>
          <w:vertAlign w:val="subscript"/>
        </w:rPr>
        <w:t>4</w:t>
      </w:r>
      <w:r w:rsidRPr="007257F7">
        <w:rPr>
          <w:vertAlign w:val="superscript"/>
        </w:rPr>
        <w:t>3-</w:t>
      </w:r>
      <w:r>
        <w:t>。</w:t>
      </w:r>
    </w:p>
    <w:p w14:paraId="4D286A4B" w14:textId="77777777" w:rsidR="001B5AF8" w:rsidRDefault="001B5AF8" w:rsidP="001B5AF8">
      <w:pPr>
        <w:pStyle w:val="B8"/>
        <w:rPr>
          <w:rFonts w:ascii="宋体" w:eastAsia="宋体" w:hAnsi="宋体"/>
          <w:b/>
          <w:bCs/>
        </w:rPr>
      </w:pPr>
      <w:r w:rsidRPr="007257F7">
        <w:rPr>
          <w:rFonts w:ascii="宋体" w:eastAsia="宋体" w:hAnsi="宋体"/>
          <w:b/>
          <w:bCs/>
        </w:rPr>
        <w:t>IE-MC体系缓解污垢的</w:t>
      </w:r>
      <w:r>
        <w:rPr>
          <w:rFonts w:ascii="宋体" w:eastAsia="宋体" w:hAnsi="宋体" w:hint="eastAsia"/>
          <w:b/>
          <w:bCs/>
        </w:rPr>
        <w:t>方法</w:t>
      </w:r>
    </w:p>
    <w:p w14:paraId="2282AAB2" w14:textId="77777777" w:rsidR="001B5AF8" w:rsidRDefault="001B5AF8" w:rsidP="001B5AF8">
      <w:pPr>
        <w:pStyle w:val="Bf2"/>
      </w:pPr>
      <w:r>
        <w:t>1.</w:t>
      </w:r>
      <w:r>
        <w:t>现象：随着体系运行时间增加，施加的电压逐渐增加，导致能耗增加。</w:t>
      </w:r>
    </w:p>
    <w:p w14:paraId="09DB3447" w14:textId="77777777" w:rsidR="001B5AF8" w:rsidRDefault="001B5AF8" w:rsidP="001B5AF8">
      <w:pPr>
        <w:pStyle w:val="Bf2"/>
      </w:pPr>
      <w:r>
        <w:t>分析：通过对使用前和使用后的活性碳进行分析，发现在其表面生成了菱形</w:t>
      </w:r>
      <w:proofErr w:type="gramStart"/>
      <w:r>
        <w:t>鸟粪石</w:t>
      </w:r>
      <w:proofErr w:type="gramEnd"/>
      <w:r>
        <w:t>沉淀，这是体系能耗逐渐增加的原因</w:t>
      </w:r>
      <w:r>
        <w:t>(</w:t>
      </w:r>
      <w:r>
        <w:t>即随着运行时间增加，体系产生了污垢）</w:t>
      </w:r>
    </w:p>
    <w:p w14:paraId="39713174" w14:textId="77777777" w:rsidR="001B5AF8" w:rsidRDefault="001B5AF8" w:rsidP="001B5AF8">
      <w:pPr>
        <w:pStyle w:val="Bf2"/>
      </w:pPr>
      <w:r>
        <w:t>2.</w:t>
      </w:r>
      <w:r>
        <w:t>目的：为了解决污垢问题，尝试极性转换</w:t>
      </w:r>
    </w:p>
    <w:p w14:paraId="468308AE" w14:textId="77777777" w:rsidR="001B5AF8" w:rsidRDefault="001B5AF8" w:rsidP="001B5AF8">
      <w:pPr>
        <w:pStyle w:val="Bf2"/>
      </w:pPr>
      <w:r>
        <w:t>现象：观察极性转换后的活性炭，</w:t>
      </w:r>
      <w:r>
        <w:t>SEM</w:t>
      </w:r>
      <w:r>
        <w:t>图像表明活性炭表面绝大部分沉淀结晶消失，同时</w:t>
      </w:r>
      <w:r>
        <w:t>XRD</w:t>
      </w:r>
      <w:r>
        <w:t>图像也未发现</w:t>
      </w:r>
      <w:proofErr w:type="gramStart"/>
      <w:r>
        <w:t>鸟粪石特征</w:t>
      </w:r>
      <w:proofErr w:type="gramEnd"/>
      <w:r>
        <w:t>峰。</w:t>
      </w:r>
    </w:p>
    <w:p w14:paraId="2BF0D760" w14:textId="77777777" w:rsidR="001B5AF8" w:rsidRDefault="001B5AF8" w:rsidP="001B5AF8">
      <w:pPr>
        <w:pStyle w:val="Bf2"/>
      </w:pPr>
      <w:r>
        <w:t>分析：说明通过极性转换的方式，成功地将活性炭上</w:t>
      </w:r>
      <w:proofErr w:type="gramStart"/>
      <w:r>
        <w:t>鸟粪石</w:t>
      </w:r>
      <w:proofErr w:type="gramEnd"/>
      <w:r>
        <w:t>污垢溶解。</w:t>
      </w:r>
    </w:p>
    <w:p w14:paraId="51834162" w14:textId="77777777" w:rsidR="001B5AF8" w:rsidRDefault="001B5AF8" w:rsidP="001B5AF8">
      <w:pPr>
        <w:pStyle w:val="Bf2"/>
      </w:pPr>
      <w:r>
        <w:t>3.</w:t>
      </w:r>
      <w:r>
        <w:t>现象：极性转换后，一开始</w:t>
      </w:r>
      <w:r>
        <w:t>PO</w:t>
      </w:r>
      <w:r w:rsidRPr="007257F7">
        <w:rPr>
          <w:vertAlign w:val="subscript"/>
        </w:rPr>
        <w:t>4</w:t>
      </w:r>
      <w:r w:rsidRPr="007257F7">
        <w:rPr>
          <w:vertAlign w:val="superscript"/>
        </w:rPr>
        <w:t>3-</w:t>
      </w:r>
      <w:r>
        <w:t>浓度逐渐增加，</w:t>
      </w:r>
      <w:r>
        <w:t>64h</w:t>
      </w:r>
      <w:r>
        <w:t>后到达峰值</w:t>
      </w:r>
      <w:r>
        <w:t>17.7mg/L</w:t>
      </w:r>
      <w:r>
        <w:t>，然后逐渐降低，直到</w:t>
      </w:r>
      <w:r>
        <w:t>200h</w:t>
      </w:r>
      <w:r>
        <w:t>后稳定在</w:t>
      </w:r>
      <w:r>
        <w:t>1.4mg/L</w:t>
      </w:r>
      <w:r>
        <w:t>；同时，溶液</w:t>
      </w:r>
      <w:r>
        <w:t>pH</w:t>
      </w:r>
      <w:r>
        <w:t>从</w:t>
      </w:r>
      <w:r>
        <w:t>12</w:t>
      </w:r>
      <w:r>
        <w:t>降至</w:t>
      </w:r>
      <w:r>
        <w:t>7</w:t>
      </w:r>
      <w:r>
        <w:t>，并且不同</w:t>
      </w:r>
      <w:r>
        <w:t>pH</w:t>
      </w:r>
      <w:r>
        <w:t>的沉淀形状不同，</w:t>
      </w:r>
      <w:r>
        <w:t>pH 12</w:t>
      </w:r>
      <w:r>
        <w:t>为花状，</w:t>
      </w:r>
      <w:r>
        <w:t>pH 10</w:t>
      </w:r>
      <w:r>
        <w:t>为片状，</w:t>
      </w:r>
      <w:r>
        <w:t>pH 7</w:t>
      </w:r>
      <w:r>
        <w:t>为纤维状，通过</w:t>
      </w:r>
      <w:r>
        <w:t>XRD</w:t>
      </w:r>
      <w:r>
        <w:t>分析可确定沉淀分别为</w:t>
      </w:r>
      <w:r>
        <w:t>Mg</w:t>
      </w:r>
      <w:r w:rsidRPr="007257F7">
        <w:rPr>
          <w:vertAlign w:val="subscript"/>
        </w:rPr>
        <w:t>3</w:t>
      </w:r>
      <w:r>
        <w:t>(PO</w:t>
      </w:r>
      <w:r w:rsidRPr="007257F7">
        <w:rPr>
          <w:vertAlign w:val="subscript"/>
        </w:rPr>
        <w:t>4</w:t>
      </w:r>
      <w:r>
        <w:t>)</w:t>
      </w:r>
      <w:r w:rsidRPr="007257F7">
        <w:rPr>
          <w:vertAlign w:val="subscript"/>
        </w:rPr>
        <w:t>2</w:t>
      </w:r>
      <w:r>
        <w:t>、菱镁矿、</w:t>
      </w:r>
      <w:r>
        <w:t>Mg(OH)</w:t>
      </w:r>
      <w:r w:rsidRPr="007257F7">
        <w:rPr>
          <w:vertAlign w:val="subscript"/>
        </w:rPr>
        <w:t>2</w:t>
      </w:r>
      <w:r>
        <w:t>，不同</w:t>
      </w:r>
      <w:r>
        <w:t>pH</w:t>
      </w:r>
      <w:r>
        <w:t>下，</w:t>
      </w:r>
      <w:r>
        <w:t>P</w:t>
      </w:r>
      <w:r>
        <w:t>沉淀物的相对重量大小顺序为：</w:t>
      </w:r>
      <w:r>
        <w:t>pH 12 &gt; pH 10 &gt; pH 7</w:t>
      </w:r>
    </w:p>
    <w:p w14:paraId="33703FB1" w14:textId="77777777" w:rsidR="001B5AF8" w:rsidRDefault="001B5AF8" w:rsidP="001B5AF8">
      <w:pPr>
        <w:pStyle w:val="Bf2"/>
      </w:pPr>
      <w:r>
        <w:t>结论：可以通过观察</w:t>
      </w:r>
      <w:r>
        <w:t>PO</w:t>
      </w:r>
      <w:r w:rsidRPr="007257F7">
        <w:rPr>
          <w:vertAlign w:val="subscript"/>
        </w:rPr>
        <w:t>4</w:t>
      </w:r>
      <w:r w:rsidRPr="007257F7">
        <w:rPr>
          <w:vertAlign w:val="superscript"/>
        </w:rPr>
        <w:t>3-</w:t>
      </w:r>
      <w:r>
        <w:t>浓度和溶液</w:t>
      </w:r>
      <w:r>
        <w:t>pH</w:t>
      </w:r>
      <w:r>
        <w:t>来确定</w:t>
      </w:r>
      <w:r>
        <w:t>IE-MC</w:t>
      </w:r>
      <w:r>
        <w:t>体系中</w:t>
      </w:r>
      <w:r>
        <w:rPr>
          <w:rFonts w:hint="eastAsia"/>
        </w:rPr>
        <w:t>减少</w:t>
      </w:r>
      <w:r>
        <w:t>污垢的过程是否完成。</w:t>
      </w:r>
    </w:p>
    <w:p w14:paraId="74484323" w14:textId="77777777" w:rsidR="001B5AF8" w:rsidRPr="00F53A58" w:rsidRDefault="001B5AF8" w:rsidP="001B5AF8">
      <w:pPr>
        <w:pStyle w:val="B8"/>
        <w:rPr>
          <w:rFonts w:ascii="宋体" w:eastAsia="宋体" w:hAnsi="宋体"/>
          <w:b/>
          <w:bCs/>
        </w:rPr>
      </w:pPr>
      <w:r w:rsidRPr="007257F7">
        <w:rPr>
          <w:rFonts w:ascii="宋体" w:eastAsia="宋体" w:hAnsi="宋体" w:hint="eastAsia"/>
          <w:b/>
          <w:bCs/>
        </w:rPr>
        <w:t>实际环境中应用</w:t>
      </w:r>
    </w:p>
    <w:p w14:paraId="13448DC1" w14:textId="77777777" w:rsidR="001B5AF8" w:rsidRDefault="001B5AF8" w:rsidP="001B5AF8">
      <w:pPr>
        <w:pStyle w:val="Bf2"/>
      </w:pPr>
      <w:r>
        <w:t>1.</w:t>
      </w:r>
      <w:r>
        <w:t>现象：</w:t>
      </w:r>
      <w:r>
        <w:t>IE-MC</w:t>
      </w:r>
      <w:r>
        <w:t>体系在</w:t>
      </w:r>
      <w:r>
        <w:t>0.83mA/cm</w:t>
      </w:r>
      <w:r w:rsidRPr="007257F7">
        <w:rPr>
          <w:vertAlign w:val="superscript"/>
        </w:rPr>
        <w:t>2</w:t>
      </w:r>
      <w:r>
        <w:t>电流密度的长期运行下（</w:t>
      </w:r>
      <w:r>
        <w:t>30</w:t>
      </w:r>
      <w:r>
        <w:t>天）处理合成尿液（</w:t>
      </w:r>
      <w:r>
        <w:t>NH</w:t>
      </w:r>
      <w:r w:rsidRPr="007257F7">
        <w:rPr>
          <w:vertAlign w:val="subscript"/>
        </w:rPr>
        <w:t>4</w:t>
      </w:r>
      <w:r w:rsidRPr="007257F7">
        <w:rPr>
          <w:vertAlign w:val="superscript"/>
        </w:rPr>
        <w:t>+</w:t>
      </w:r>
      <w:r>
        <w:t>140 mg/L; PO</w:t>
      </w:r>
      <w:r w:rsidRPr="007257F7">
        <w:rPr>
          <w:vertAlign w:val="subscript"/>
        </w:rPr>
        <w:t>4</w:t>
      </w:r>
      <w:r w:rsidRPr="007257F7">
        <w:rPr>
          <w:vertAlign w:val="superscript"/>
        </w:rPr>
        <w:t xml:space="preserve">3+ </w:t>
      </w:r>
      <w:r>
        <w:t>31 mg/L;</w:t>
      </w:r>
      <w:r>
        <w:rPr>
          <w:rFonts w:hint="eastAsia"/>
        </w:rPr>
        <w:t>初始</w:t>
      </w:r>
      <w:r>
        <w:t>pH 7.8; 10 mM NaSO</w:t>
      </w:r>
      <w:r w:rsidRPr="007257F7">
        <w:rPr>
          <w:vertAlign w:val="subscript"/>
        </w:rPr>
        <w:t>4</w:t>
      </w:r>
      <w:r>
        <w:t>），流速为</w:t>
      </w:r>
      <w:r>
        <w:t>2mL/min</w:t>
      </w:r>
      <w:r>
        <w:t>，进水中</w:t>
      </w:r>
      <w:r>
        <w:t>NH</w:t>
      </w:r>
      <w:r w:rsidRPr="007257F7">
        <w:rPr>
          <w:vertAlign w:val="subscript"/>
        </w:rPr>
        <w:t>4</w:t>
      </w:r>
      <w:r w:rsidRPr="007257F7">
        <w:rPr>
          <w:vertAlign w:val="superscript"/>
        </w:rPr>
        <w:t>+</w:t>
      </w:r>
      <w:r>
        <w:t>和</w:t>
      </w:r>
      <w:r>
        <w:t>PO</w:t>
      </w:r>
      <w:r w:rsidRPr="007257F7">
        <w:rPr>
          <w:vertAlign w:val="subscript"/>
        </w:rPr>
        <w:t>4</w:t>
      </w:r>
      <w:r w:rsidRPr="007257F7">
        <w:rPr>
          <w:vertAlign w:val="superscript"/>
        </w:rPr>
        <w:t>3-</w:t>
      </w:r>
      <w:r>
        <w:t>的平均浓度，分别为</w:t>
      </w:r>
      <w:r>
        <w:t>10mg/L</w:t>
      </w:r>
      <w:r>
        <w:t>和</w:t>
      </w:r>
      <w:r>
        <w:t>4mg/L</w:t>
      </w:r>
      <w:r>
        <w:t>。</w:t>
      </w:r>
    </w:p>
    <w:p w14:paraId="47FED84A" w14:textId="77777777" w:rsidR="001B5AF8" w:rsidRDefault="001B5AF8" w:rsidP="001B5AF8">
      <w:pPr>
        <w:pStyle w:val="Bf2"/>
      </w:pPr>
      <w:r>
        <w:t>结论：结果表明</w:t>
      </w:r>
      <w:r>
        <w:t>IE-MC</w:t>
      </w:r>
      <w:r>
        <w:t>体系具有高度稳定性。</w:t>
      </w:r>
    </w:p>
    <w:p w14:paraId="16BC6B0C" w14:textId="77777777" w:rsidR="001B5AF8" w:rsidRDefault="001B5AF8" w:rsidP="001B5AF8">
      <w:pPr>
        <w:pStyle w:val="Bf2"/>
      </w:pPr>
      <w:r>
        <w:t>2.</w:t>
      </w:r>
      <w:r>
        <w:t>目的：为了证明</w:t>
      </w:r>
      <w:r>
        <w:t>IE-MC</w:t>
      </w:r>
      <w:r>
        <w:t>体系实际应用的可行性，用体系处理稀释后经过水解的实际尿液，在</w:t>
      </w:r>
      <w:r>
        <w:t>1.7mA/cm</w:t>
      </w:r>
      <w:r w:rsidRPr="007257F7">
        <w:rPr>
          <w:vertAlign w:val="superscript"/>
        </w:rPr>
        <w:t>2</w:t>
      </w:r>
      <w:r>
        <w:t>和</w:t>
      </w:r>
      <w:r>
        <w:t>1mL/min</w:t>
      </w:r>
      <w:r>
        <w:t>条件下进行。</w:t>
      </w:r>
    </w:p>
    <w:p w14:paraId="55636EDE" w14:textId="77777777" w:rsidR="001B5AF8" w:rsidRDefault="001B5AF8" w:rsidP="001B5AF8">
      <w:pPr>
        <w:pStyle w:val="Bf2"/>
      </w:pPr>
      <w:r>
        <w:t>现象：</w:t>
      </w:r>
      <w:r>
        <w:t>240h</w:t>
      </w:r>
      <w:r>
        <w:t>内，</w:t>
      </w:r>
      <w:r>
        <w:t>NH</w:t>
      </w:r>
      <w:r w:rsidRPr="007257F7">
        <w:rPr>
          <w:vertAlign w:val="subscript"/>
        </w:rPr>
        <w:t>4</w:t>
      </w:r>
      <w:r w:rsidRPr="007257F7">
        <w:rPr>
          <w:vertAlign w:val="superscript"/>
        </w:rPr>
        <w:t>+</w:t>
      </w:r>
      <w:r>
        <w:t>回收效率始终维持在</w:t>
      </w:r>
      <w:r>
        <w:t>70~80%</w:t>
      </w:r>
      <w:r>
        <w:t>，</w:t>
      </w:r>
      <w:r>
        <w:t>PO</w:t>
      </w:r>
      <w:r w:rsidRPr="007257F7">
        <w:rPr>
          <w:vertAlign w:val="subscript"/>
        </w:rPr>
        <w:t>4</w:t>
      </w:r>
      <w:r w:rsidRPr="007257F7">
        <w:rPr>
          <w:vertAlign w:val="superscript"/>
        </w:rPr>
        <w:t>3+</w:t>
      </w:r>
      <w:r>
        <w:t>回收效率始终维持在</w:t>
      </w:r>
      <w:r>
        <w:t>80~90%</w:t>
      </w:r>
      <w:r>
        <w:t>。</w:t>
      </w:r>
    </w:p>
    <w:p w14:paraId="62A12DBD" w14:textId="77777777" w:rsidR="001B5AF8" w:rsidRDefault="001B5AF8" w:rsidP="001B5AF8">
      <w:pPr>
        <w:pStyle w:val="Bf2"/>
      </w:pPr>
      <w:r>
        <w:t>3.</w:t>
      </w:r>
      <w:r>
        <w:t>现象：对</w:t>
      </w:r>
      <w:r>
        <w:t>IE-MC</w:t>
      </w:r>
      <w:r>
        <w:t>体系和替代技术进行比较分析，发现相关替代技术在回收</w:t>
      </w:r>
      <w:r>
        <w:t>N/P</w:t>
      </w:r>
      <w:r>
        <w:t>上存在各自的差异。例如，</w:t>
      </w:r>
      <w:r>
        <w:t>FCD-S</w:t>
      </w:r>
      <w:r>
        <w:t>技术的除</w:t>
      </w:r>
      <w:r>
        <w:t>N</w:t>
      </w:r>
      <w:r>
        <w:t>效率</w:t>
      </w:r>
      <w:r>
        <w:t>87%</w:t>
      </w:r>
      <w:r>
        <w:t>，高于除</w:t>
      </w:r>
      <w:r>
        <w:t>P</w:t>
      </w:r>
      <w:r>
        <w:t>效率（</w:t>
      </w:r>
      <w:r>
        <w:t>58%</w:t>
      </w:r>
      <w:r>
        <w:t>），</w:t>
      </w:r>
      <w:r>
        <w:t>EMS</w:t>
      </w:r>
      <w:r>
        <w:t>技术的除</w:t>
      </w:r>
      <w:r>
        <w:t>P</w:t>
      </w:r>
      <w:r>
        <w:t>效率</w:t>
      </w:r>
      <w:r>
        <w:t>93%</w:t>
      </w:r>
      <w:r>
        <w:t>，高于除</w:t>
      </w:r>
      <w:r>
        <w:t>N</w:t>
      </w:r>
      <w:r>
        <w:t>效率（</w:t>
      </w:r>
      <w:r>
        <w:t>26%</w:t>
      </w:r>
      <w:r>
        <w:t>）；同时，与</w:t>
      </w:r>
      <w:r>
        <w:t>IE-MC</w:t>
      </w:r>
      <w:r>
        <w:t>体系相比，替代技术的能耗更高；与传统</w:t>
      </w:r>
      <w:proofErr w:type="gramStart"/>
      <w:r>
        <w:t>鸟粪石</w:t>
      </w:r>
      <w:proofErr w:type="gramEnd"/>
      <w:r>
        <w:t>沉淀法相比，</w:t>
      </w:r>
      <w:r>
        <w:t>IE-MC</w:t>
      </w:r>
      <w:r>
        <w:t>体系表现出很强的同步回收</w:t>
      </w:r>
      <w:r>
        <w:t>N/P</w:t>
      </w:r>
      <w:r>
        <w:t>的能力，因为</w:t>
      </w:r>
      <w:r>
        <w:t>IE-MC</w:t>
      </w:r>
      <w:r>
        <w:t>体系能以</w:t>
      </w:r>
      <w:r>
        <w:t>NH</w:t>
      </w:r>
      <w:r w:rsidRPr="0000723A">
        <w:rPr>
          <w:vertAlign w:val="subscript"/>
        </w:rPr>
        <w:t>3</w:t>
      </w:r>
      <w:r>
        <w:t>形式回收</w:t>
      </w:r>
      <w:r>
        <w:t>N</w:t>
      </w:r>
      <w:r>
        <w:t>。</w:t>
      </w:r>
    </w:p>
    <w:p w14:paraId="5C64857F" w14:textId="77777777" w:rsidR="001B5AF8" w:rsidRDefault="001B5AF8" w:rsidP="001B5AF8">
      <w:pPr>
        <w:pStyle w:val="Bf2"/>
      </w:pPr>
      <w:r>
        <w:t>4.</w:t>
      </w:r>
      <w:r>
        <w:rPr>
          <w:rFonts w:hint="eastAsia"/>
        </w:rPr>
        <w:t>结论</w:t>
      </w:r>
      <w:r>
        <w:t>：</w:t>
      </w:r>
      <w:r>
        <w:t>IE-MC</w:t>
      </w:r>
      <w:r>
        <w:t>体系原位产生鸟粪石，</w:t>
      </w:r>
      <w:proofErr w:type="gramStart"/>
      <w:r>
        <w:t>鸟粪石</w:t>
      </w:r>
      <w:proofErr w:type="gramEnd"/>
      <w:r>
        <w:t>能直接作为肥料培育植物，省去了肥料运输环节与工业生产环节，能大幅度减少</w:t>
      </w:r>
      <w:r>
        <w:t>CO</w:t>
      </w:r>
      <w:r w:rsidRPr="0000723A">
        <w:rPr>
          <w:vertAlign w:val="subscript"/>
        </w:rPr>
        <w:t>2</w:t>
      </w:r>
      <w:r>
        <w:t>排放，进而减少全球变暖等气候变化效应。</w:t>
      </w:r>
    </w:p>
    <w:p w14:paraId="1762512D" w14:textId="77777777" w:rsidR="001B5AF8" w:rsidRPr="009316A8" w:rsidRDefault="001B5AF8" w:rsidP="001B5AF8">
      <w:pPr>
        <w:pStyle w:val="B8"/>
        <w:rPr>
          <w:rFonts w:ascii="宋体" w:eastAsia="宋体" w:hAnsi="宋体"/>
          <w:b/>
          <w:bCs/>
        </w:rPr>
      </w:pPr>
      <w:r w:rsidRPr="00E42316">
        <w:rPr>
          <w:rFonts w:ascii="宋体" w:eastAsia="宋体" w:hAnsi="宋体" w:hint="eastAsia"/>
          <w:b/>
          <w:bCs/>
        </w:rPr>
        <w:t>潜在研究方向：</w:t>
      </w:r>
    </w:p>
    <w:p w14:paraId="31D0DE60" w14:textId="77777777" w:rsidR="001B5AF8" w:rsidRPr="00BA2964" w:rsidRDefault="001B5AF8" w:rsidP="001B5AF8">
      <w:pPr>
        <w:pStyle w:val="Bf2"/>
      </w:pPr>
      <w:r w:rsidRPr="0000723A">
        <w:rPr>
          <w:rFonts w:hint="eastAsia"/>
        </w:rPr>
        <w:t>将</w:t>
      </w:r>
      <w:r w:rsidRPr="0000723A">
        <w:t>IE-MC</w:t>
      </w:r>
      <w:r w:rsidRPr="0000723A">
        <w:t>体系进一步拓展，与微生物燃料电池（</w:t>
      </w:r>
      <w:r w:rsidRPr="0000723A">
        <w:t>MFCs</w:t>
      </w:r>
      <w:r w:rsidRPr="0000723A">
        <w:t>）、太阳能板结合</w:t>
      </w:r>
      <w:r>
        <w:t>。</w:t>
      </w:r>
    </w:p>
    <w:p w14:paraId="34EFD71A" w14:textId="77777777" w:rsidR="001B5AF8" w:rsidRPr="009B3399" w:rsidRDefault="001B5AF8" w:rsidP="001B5AF8">
      <w:pPr>
        <w:pStyle w:val="B8"/>
        <w:rPr>
          <w:rFonts w:ascii="宋体" w:eastAsia="宋体" w:hAnsi="宋体"/>
          <w:b/>
          <w:bCs/>
        </w:rPr>
      </w:pPr>
      <w:r w:rsidRPr="00E42316">
        <w:rPr>
          <w:rFonts w:ascii="宋体" w:eastAsia="宋体" w:hAnsi="宋体" w:hint="eastAsia"/>
          <w:b/>
          <w:bCs/>
        </w:rPr>
        <w:t>收获的基础知识：</w:t>
      </w:r>
    </w:p>
    <w:p w14:paraId="701BCC32" w14:textId="77777777" w:rsidR="001B5AF8" w:rsidRDefault="001B5AF8" w:rsidP="001B5AF8">
      <w:pPr>
        <w:pStyle w:val="Bf2"/>
      </w:pPr>
      <w:r>
        <w:t>1.</w:t>
      </w:r>
      <w:proofErr w:type="gramStart"/>
      <w:r>
        <w:t>鸟粪石</w:t>
      </w:r>
      <w:proofErr w:type="gramEnd"/>
      <w:r>
        <w:t>产生的原理：污水中存在</w:t>
      </w:r>
      <w:r>
        <w:t>Mg</w:t>
      </w:r>
      <w:r w:rsidRPr="0000723A">
        <w:rPr>
          <w:vertAlign w:val="superscript"/>
        </w:rPr>
        <w:t>2+</w:t>
      </w:r>
      <w:r>
        <w:t>、</w:t>
      </w:r>
      <w:r>
        <w:t>NH</w:t>
      </w:r>
      <w:r w:rsidRPr="0000723A">
        <w:rPr>
          <w:vertAlign w:val="subscript"/>
        </w:rPr>
        <w:t>4</w:t>
      </w:r>
      <w:r w:rsidRPr="0000723A">
        <w:rPr>
          <w:vertAlign w:val="superscript"/>
        </w:rPr>
        <w:t>+</w:t>
      </w:r>
      <w:r>
        <w:t>和</w:t>
      </w:r>
      <w:r>
        <w:t>PO</w:t>
      </w:r>
      <w:r w:rsidRPr="0000723A">
        <w:rPr>
          <w:vertAlign w:val="subscript"/>
        </w:rPr>
        <w:t>4</w:t>
      </w:r>
      <w:r w:rsidRPr="0000723A">
        <w:rPr>
          <w:vertAlign w:val="superscript"/>
        </w:rPr>
        <w:t>3-</w:t>
      </w:r>
      <w:r>
        <w:t>时，上述离子的种类会随着水中</w:t>
      </w:r>
      <w:r>
        <w:t>pH</w:t>
      </w:r>
      <w:r>
        <w:t>变化而变化，而当</w:t>
      </w:r>
      <w:r>
        <w:t>pH</w:t>
      </w:r>
      <w:r>
        <w:t>在</w:t>
      </w:r>
      <w:r>
        <w:t>7.9</w:t>
      </w:r>
      <w:r>
        <w:t>和</w:t>
      </w:r>
      <w:r>
        <w:t>11</w:t>
      </w:r>
      <w:r>
        <w:t>之间时，上述离子之间会发生化学反应形成鸟粪石（</w:t>
      </w:r>
      <w:r>
        <w:t>MgNH</w:t>
      </w:r>
      <w:r w:rsidRPr="0000723A">
        <w:rPr>
          <w:vertAlign w:val="subscript"/>
        </w:rPr>
        <w:t>4</w:t>
      </w:r>
      <w:r>
        <w:t>PO</w:t>
      </w:r>
      <w:r w:rsidRPr="0000723A">
        <w:rPr>
          <w:vertAlign w:val="subscript"/>
        </w:rPr>
        <w:t>4</w:t>
      </w:r>
      <w:r>
        <w:t>·</w:t>
      </w:r>
      <w:r w:rsidRPr="0000723A">
        <w:t>6</w:t>
      </w:r>
      <w:r>
        <w:t>H</w:t>
      </w:r>
      <w:r w:rsidRPr="0000723A">
        <w:rPr>
          <w:vertAlign w:val="subscript"/>
        </w:rPr>
        <w:t>2</w:t>
      </w:r>
      <w:r>
        <w:t>O</w:t>
      </w:r>
      <w:r>
        <w:t>）</w:t>
      </w:r>
      <w:r>
        <w:rPr>
          <w:rFonts w:hint="eastAsia"/>
        </w:rPr>
        <w:t>。</w:t>
      </w:r>
    </w:p>
    <w:p w14:paraId="75758C80" w14:textId="77777777" w:rsidR="001B5AF8" w:rsidRDefault="001B5AF8" w:rsidP="001B5AF8">
      <w:pPr>
        <w:pStyle w:val="Bf2"/>
      </w:pPr>
      <w:proofErr w:type="gramStart"/>
      <w:r>
        <w:t>鸟粪石</w:t>
      </w:r>
      <w:proofErr w:type="gramEnd"/>
      <w:r>
        <w:t>被认为是一种缓释化肥，可以有效的培育植物。</w:t>
      </w:r>
    </w:p>
    <w:p w14:paraId="399C11E5" w14:textId="77777777" w:rsidR="001B5AF8" w:rsidRDefault="001B5AF8" w:rsidP="001B5AF8">
      <w:pPr>
        <w:pStyle w:val="Bf2"/>
      </w:pPr>
      <w:r>
        <w:t>2.</w:t>
      </w:r>
      <w:r>
        <w:t>关于柱式反应器从底部进水的原因（个人理解</w:t>
      </w:r>
      <w:r>
        <w:t>+</w:t>
      </w:r>
      <w:r>
        <w:t>网络搜索）：</w:t>
      </w:r>
    </w:p>
    <w:p w14:paraId="336760B9" w14:textId="77777777" w:rsidR="001B5AF8" w:rsidRDefault="001B5AF8" w:rsidP="001B5AF8">
      <w:pPr>
        <w:pStyle w:val="Bf2"/>
      </w:pPr>
      <w:r>
        <w:t>（</w:t>
      </w:r>
      <w:r>
        <w:t>1</w:t>
      </w:r>
      <w:r>
        <w:t>）实现更好的液体流动分布。液体从底部进水，与其他进水方式相比，在填充物中分布更均匀，能提高处理的效率，填充物的消耗更均匀（可能？）（</w:t>
      </w:r>
      <w:r>
        <w:t>2</w:t>
      </w:r>
      <w:r>
        <w:t>）底部进水还可以减少气体的积聚。在某些产生气体的反应中（或反应器本身的气体），气体可能会在填充物中积累，导致不均匀的反应条件。通过从底部进水，可以帮助将气体排出，保持反应的稳定性和一致性。（</w:t>
      </w:r>
      <w:r>
        <w:t>3</w:t>
      </w:r>
      <w:r>
        <w:t>）底部进水还可以减少泡沫和溢流的风险。由于底部进水可以更好地控制液体的流动，可以减少泡沫的产生，并降低溢流的可能性（因为速度更慢更可控？）。</w:t>
      </w:r>
    </w:p>
    <w:p w14:paraId="1FF66D94" w14:textId="77777777" w:rsidR="001B5AF8" w:rsidRPr="0000723A" w:rsidRDefault="001B5AF8" w:rsidP="001B5AF8">
      <w:pPr>
        <w:pStyle w:val="Bf2"/>
      </w:pPr>
      <w:r>
        <w:t>3.</w:t>
      </w:r>
      <w:r>
        <w:t>可以用酚酞和石蕊试剂在电池中发生的局部颜色变化，研究或证明电化学局部</w:t>
      </w:r>
      <w:r>
        <w:t>pH</w:t>
      </w:r>
      <w:r>
        <w:t>的变化。</w:t>
      </w:r>
    </w:p>
    <w:p w14:paraId="4BD68E79" w14:textId="77777777" w:rsidR="001B5AF8" w:rsidRPr="00F85587" w:rsidRDefault="001B5AF8" w:rsidP="001B5AF8"/>
    <w:p w14:paraId="01248B48" w14:textId="77777777" w:rsidR="001B5AF8" w:rsidRPr="00F85587" w:rsidRDefault="001B5AF8" w:rsidP="001B5AF8"/>
    <w:p w14:paraId="71FFFC08" w14:textId="77777777" w:rsidR="001B5AF8" w:rsidRDefault="001B5AF8" w:rsidP="001B5AF8">
      <w:pPr>
        <w:pStyle w:val="Bf2"/>
      </w:pPr>
    </w:p>
    <w:p w14:paraId="0474A590" w14:textId="77777777" w:rsidR="001B5AF8" w:rsidRPr="00677F72" w:rsidRDefault="001B5AF8" w:rsidP="001B5AF8">
      <w:pPr>
        <w:pStyle w:val="Bc"/>
      </w:pPr>
      <w:r w:rsidRPr="00677F72">
        <w:rPr>
          <w:rFonts w:hint="eastAsia"/>
        </w:rPr>
        <w:t>8</w:t>
      </w:r>
      <w:r w:rsidRPr="00677F72">
        <w:rPr>
          <w:rFonts w:hint="eastAsia"/>
        </w:rPr>
        <w:t>月第</w:t>
      </w:r>
      <w:r>
        <w:rPr>
          <w:rFonts w:hint="eastAsia"/>
        </w:rPr>
        <w:t>二</w:t>
      </w:r>
      <w:r w:rsidRPr="00677F72">
        <w:rPr>
          <w:rFonts w:hint="eastAsia"/>
        </w:rPr>
        <w:t>次文献阅读报告</w:t>
      </w:r>
    </w:p>
    <w:p w14:paraId="0A003E7D" w14:textId="77777777" w:rsidR="001B5AF8" w:rsidRDefault="001B5AF8" w:rsidP="001B5AF8">
      <w:pPr>
        <w:pStyle w:val="Bf2"/>
      </w:pPr>
    </w:p>
    <w:p w14:paraId="4669E53A" w14:textId="77777777" w:rsidR="001B5AF8" w:rsidRPr="009315C1" w:rsidRDefault="001B5AF8" w:rsidP="001B5AF8">
      <w:pPr>
        <w:pStyle w:val="Bf2"/>
      </w:pPr>
      <w:r>
        <w:rPr>
          <w:rFonts w:hint="eastAsia"/>
        </w:rPr>
        <w:t>这个星期阅读了课题组过往工作中的两篇文章，即为老师发表在</w:t>
      </w:r>
      <w:r>
        <w:rPr>
          <w:rFonts w:hint="eastAsia"/>
        </w:rPr>
        <w:t>W</w:t>
      </w:r>
      <w:r>
        <w:t>ater Research</w:t>
      </w:r>
      <w:r>
        <w:rPr>
          <w:rFonts w:hint="eastAsia"/>
        </w:rPr>
        <w:t>和</w:t>
      </w:r>
      <w:r>
        <w:rPr>
          <w:rFonts w:hint="eastAsia"/>
        </w:rPr>
        <w:t>E</w:t>
      </w:r>
      <w:r>
        <w:t xml:space="preserve">nvironmental Science </w:t>
      </w:r>
      <w:r>
        <w:rPr>
          <w:rFonts w:hint="eastAsia"/>
        </w:rPr>
        <w:t>and</w:t>
      </w:r>
      <w:r>
        <w:t xml:space="preserve"> Technology E</w:t>
      </w:r>
      <w:r>
        <w:rPr>
          <w:rFonts w:hint="eastAsia"/>
        </w:rPr>
        <w:t>ngineering</w:t>
      </w:r>
      <w:r>
        <w:rPr>
          <w:rFonts w:hint="eastAsia"/>
        </w:rPr>
        <w:t>上的文章。</w:t>
      </w:r>
    </w:p>
    <w:p w14:paraId="678BB52A" w14:textId="77777777" w:rsidR="001B5AF8" w:rsidRPr="00677F72" w:rsidRDefault="001B5AF8" w:rsidP="001B5AF8">
      <w:pPr>
        <w:pStyle w:val="Bf2"/>
        <w:ind w:firstLineChars="0" w:firstLine="0"/>
        <w:rPr>
          <w:b/>
          <w:bCs/>
        </w:rPr>
      </w:pPr>
      <w:r>
        <w:rPr>
          <w:b/>
          <w:bCs/>
          <w:noProof/>
        </w:rPr>
        <w:drawing>
          <wp:anchor distT="0" distB="0" distL="114300" distR="114300" simplePos="0" relativeHeight="251702272" behindDoc="0" locked="0" layoutInCell="1" allowOverlap="1" wp14:anchorId="15B60BBC" wp14:editId="03ECE9DE">
            <wp:simplePos x="0" y="0"/>
            <wp:positionH relativeFrom="margin">
              <wp:align>left</wp:align>
            </wp:positionH>
            <wp:positionV relativeFrom="paragraph">
              <wp:posOffset>378460</wp:posOffset>
            </wp:positionV>
            <wp:extent cx="5274310" cy="3803650"/>
            <wp:effectExtent l="0" t="0" r="2540" b="6350"/>
            <wp:wrapSquare wrapText="bothSides"/>
            <wp:docPr id="1830578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78110" name="图片 1830578110"/>
                    <pic:cNvPicPr/>
                  </pic:nvPicPr>
                  <pic:blipFill rotWithShape="1">
                    <a:blip r:embed="rId26">
                      <a:extLst>
                        <a:ext uri="{28A0092B-C50C-407E-A947-70E740481C1C}">
                          <a14:useLocalDpi xmlns:a14="http://schemas.microsoft.com/office/drawing/2010/main" val="0"/>
                        </a:ext>
                      </a:extLst>
                    </a:blip>
                    <a:srcRect t="10249"/>
                    <a:stretch/>
                  </pic:blipFill>
                  <pic:spPr bwMode="auto">
                    <a:xfrm>
                      <a:off x="0" y="0"/>
                      <a:ext cx="5274310" cy="3803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B1F6F4" w14:textId="77777777" w:rsidR="001B5AF8" w:rsidRDefault="001B5AF8" w:rsidP="001B5AF8">
      <w:pPr>
        <w:pStyle w:val="Bf2"/>
        <w:ind w:firstLineChars="0" w:firstLine="0"/>
        <w:rPr>
          <w:b/>
          <w:bCs/>
        </w:rPr>
      </w:pPr>
      <w:r>
        <w:rPr>
          <w:b/>
          <w:bCs/>
          <w:noProof/>
        </w:rPr>
        <w:drawing>
          <wp:anchor distT="0" distB="0" distL="114300" distR="114300" simplePos="0" relativeHeight="251703296" behindDoc="0" locked="0" layoutInCell="1" allowOverlap="1" wp14:anchorId="32D49076" wp14:editId="1FB6DC28">
            <wp:simplePos x="0" y="0"/>
            <wp:positionH relativeFrom="margin">
              <wp:align>left</wp:align>
            </wp:positionH>
            <wp:positionV relativeFrom="paragraph">
              <wp:posOffset>4422140</wp:posOffset>
            </wp:positionV>
            <wp:extent cx="5274310" cy="1460500"/>
            <wp:effectExtent l="0" t="0" r="2540" b="6350"/>
            <wp:wrapSquare wrapText="bothSides"/>
            <wp:docPr id="4663294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9414" name="图片 4663294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anchor>
        </w:drawing>
      </w:r>
    </w:p>
    <w:p w14:paraId="475BE1A8" w14:textId="77777777" w:rsidR="001B5AF8" w:rsidRDefault="001B5AF8" w:rsidP="001B5AF8">
      <w:pPr>
        <w:pStyle w:val="Bf2"/>
        <w:ind w:firstLineChars="0" w:firstLine="0"/>
        <w:rPr>
          <w:b/>
          <w:bCs/>
        </w:rPr>
      </w:pPr>
    </w:p>
    <w:p w14:paraId="2AECBCFA" w14:textId="77777777" w:rsidR="001B5AF8" w:rsidRDefault="001B5AF8" w:rsidP="001B5AF8">
      <w:pPr>
        <w:pStyle w:val="Bf2"/>
        <w:ind w:firstLineChars="0" w:firstLine="0"/>
        <w:rPr>
          <w:b/>
          <w:bCs/>
        </w:rPr>
      </w:pPr>
    </w:p>
    <w:p w14:paraId="571A9F95" w14:textId="77777777" w:rsidR="001B5AF8" w:rsidRPr="00BC0A1C" w:rsidRDefault="001B5AF8" w:rsidP="001B5AF8">
      <w:pPr>
        <w:pStyle w:val="B8"/>
        <w:rPr>
          <w:rFonts w:ascii="宋体" w:eastAsia="宋体" w:hAnsi="宋体"/>
          <w:b/>
          <w:bCs/>
        </w:rPr>
      </w:pPr>
      <w:r w:rsidRPr="00677F72">
        <w:rPr>
          <w:rFonts w:ascii="宋体" w:eastAsia="宋体" w:hAnsi="宋体"/>
          <w:b/>
          <w:bCs/>
        </w:rPr>
        <w:t>Electrochemically mediated calcium phosphate precipitation from phosphonates: Implications on phosphorus recovery from non-orthophosphate</w:t>
      </w:r>
    </w:p>
    <w:p w14:paraId="3368EC06" w14:textId="77777777" w:rsidR="001B5AF8" w:rsidRPr="00B32085" w:rsidRDefault="001B5AF8" w:rsidP="001B5AF8">
      <w:pPr>
        <w:pStyle w:val="Bf2"/>
      </w:pPr>
      <w:r w:rsidRPr="00B32085">
        <w:rPr>
          <w:rFonts w:hint="eastAsia"/>
        </w:rPr>
        <w:t>本文</w:t>
      </w:r>
      <w:r>
        <w:rPr>
          <w:rFonts w:hint="eastAsia"/>
        </w:rPr>
        <w:t>将电化学除磷体系用于处理非正磷酸盐（</w:t>
      </w:r>
      <w:r>
        <w:rPr>
          <w:rFonts w:hint="eastAsia"/>
        </w:rPr>
        <w:t>N</w:t>
      </w:r>
      <w:r>
        <w:t>TMP</w:t>
      </w:r>
      <w:r>
        <w:rPr>
          <w:rFonts w:hint="eastAsia"/>
        </w:rPr>
        <w:t>），在处理对象上进行了创新，区别于过去处理不同污水中的正磷酸盐，将研究重点放在了非正磷酸盐的去除上。反应机理大概为，通过阳极的作用，将</w:t>
      </w:r>
      <w:r>
        <w:rPr>
          <w:rFonts w:hint="eastAsia"/>
        </w:rPr>
        <w:t>N</w:t>
      </w:r>
      <w:r>
        <w:t>TMP</w:t>
      </w:r>
      <w:r>
        <w:rPr>
          <w:rFonts w:hint="eastAsia"/>
        </w:rPr>
        <w:t>氧化为</w:t>
      </w:r>
      <w:r>
        <w:rPr>
          <w:rFonts w:hint="eastAsia"/>
        </w:rPr>
        <w:t>P</w:t>
      </w:r>
      <w:r>
        <w:t>O</w:t>
      </w:r>
      <w:r w:rsidRPr="00B32085">
        <w:rPr>
          <w:vertAlign w:val="subscript"/>
        </w:rPr>
        <w:t>4</w:t>
      </w:r>
      <w:r w:rsidRPr="00B32085">
        <w:rPr>
          <w:vertAlign w:val="superscript"/>
        </w:rPr>
        <w:t>-</w:t>
      </w:r>
      <w:r>
        <w:t>P</w:t>
      </w:r>
      <w:r>
        <w:rPr>
          <w:rFonts w:hint="eastAsia"/>
        </w:rPr>
        <w:t>无机磷，随后进一步在阴极创造的局部高</w:t>
      </w:r>
      <w:r>
        <w:rPr>
          <w:rFonts w:hint="eastAsia"/>
        </w:rPr>
        <w:t>p</w:t>
      </w:r>
      <w:r>
        <w:t>H</w:t>
      </w:r>
      <w:r>
        <w:rPr>
          <w:rFonts w:hint="eastAsia"/>
        </w:rPr>
        <w:t>环境中，在阴极上产生</w:t>
      </w:r>
      <w:proofErr w:type="spellStart"/>
      <w:r>
        <w:rPr>
          <w:rFonts w:hint="eastAsia"/>
        </w:rPr>
        <w:t>Ca</w:t>
      </w:r>
      <w:r>
        <w:t>P</w:t>
      </w:r>
      <w:proofErr w:type="spellEnd"/>
      <w:r>
        <w:rPr>
          <w:rFonts w:hint="eastAsia"/>
        </w:rPr>
        <w:t>沉淀，实现对</w:t>
      </w:r>
      <w:r>
        <w:rPr>
          <w:rFonts w:hint="eastAsia"/>
        </w:rPr>
        <w:t>N</w:t>
      </w:r>
      <w:r>
        <w:t>TMP</w:t>
      </w:r>
      <w:r>
        <w:rPr>
          <w:rFonts w:hint="eastAsia"/>
        </w:rPr>
        <w:t>的去除和</w:t>
      </w:r>
      <w:r>
        <w:rPr>
          <w:rFonts w:hint="eastAsia"/>
        </w:rPr>
        <w:t>P</w:t>
      </w:r>
      <w:r>
        <w:rPr>
          <w:rFonts w:hint="eastAsia"/>
        </w:rPr>
        <w:t>回收</w:t>
      </w:r>
      <w:r w:rsidRPr="00B32085">
        <w:rPr>
          <w:rFonts w:hint="eastAsia"/>
        </w:rPr>
        <w:t>。</w:t>
      </w:r>
    </w:p>
    <w:p w14:paraId="5B33744D" w14:textId="77777777" w:rsidR="001B5AF8" w:rsidRPr="00B32085" w:rsidRDefault="001B5AF8" w:rsidP="001B5AF8">
      <w:pPr>
        <w:pStyle w:val="Bf2"/>
      </w:pPr>
      <w:r w:rsidRPr="00B32085">
        <w:rPr>
          <w:rFonts w:hint="eastAsia"/>
        </w:rPr>
        <w:t>主要从以下几方面研究：</w:t>
      </w:r>
      <w:r>
        <w:rPr>
          <w:rFonts w:hint="eastAsia"/>
        </w:rPr>
        <w:t>理论证明</w:t>
      </w:r>
      <w:r w:rsidRPr="00B32085">
        <w:rPr>
          <w:rFonts w:hint="eastAsia"/>
        </w:rPr>
        <w:t>、</w:t>
      </w:r>
      <w:r>
        <w:rPr>
          <w:rFonts w:hint="eastAsia"/>
        </w:rPr>
        <w:t>阳极材料对非正磷酸盐去除率的影响</w:t>
      </w:r>
      <w:r w:rsidRPr="00B32085">
        <w:rPr>
          <w:rFonts w:hint="eastAsia"/>
        </w:rPr>
        <w:t>、</w:t>
      </w:r>
      <w:r>
        <w:rPr>
          <w:rFonts w:hint="eastAsia"/>
        </w:rPr>
        <w:t>电解液对非正磷酸盐去除率的影响</w:t>
      </w:r>
      <w:r w:rsidRPr="00B32085">
        <w:t>、</w:t>
      </w:r>
      <w:r>
        <w:rPr>
          <w:rFonts w:hint="eastAsia"/>
        </w:rPr>
        <w:t>阐述反应机理</w:t>
      </w:r>
      <w:r w:rsidRPr="00B32085">
        <w:rPr>
          <w:rFonts w:hint="eastAsia"/>
        </w:rPr>
        <w:t>、</w:t>
      </w:r>
      <w:r>
        <w:rPr>
          <w:rFonts w:hint="eastAsia"/>
        </w:rPr>
        <w:t>实际污水中非正磷酸盐（</w:t>
      </w:r>
      <w:r>
        <w:rPr>
          <w:rFonts w:hint="eastAsia"/>
        </w:rPr>
        <w:t>N</w:t>
      </w:r>
      <w:r>
        <w:t>TMP</w:t>
      </w:r>
      <w:r>
        <w:rPr>
          <w:rFonts w:hint="eastAsia"/>
        </w:rPr>
        <w:t>）的去除</w:t>
      </w:r>
      <w:r w:rsidRPr="00B32085">
        <w:rPr>
          <w:rFonts w:hint="eastAsia"/>
        </w:rPr>
        <w:t>。</w:t>
      </w:r>
    </w:p>
    <w:p w14:paraId="60018ACF" w14:textId="77777777" w:rsidR="001B5AF8" w:rsidRDefault="001B5AF8" w:rsidP="001B5AF8">
      <w:pPr>
        <w:pStyle w:val="Bf2"/>
      </w:pPr>
      <w:r>
        <w:rPr>
          <w:rFonts w:hint="eastAsia"/>
        </w:rPr>
        <w:t>研究出发点：</w:t>
      </w:r>
    </w:p>
    <w:p w14:paraId="36370310" w14:textId="77777777" w:rsidR="001B5AF8" w:rsidRDefault="001B5AF8" w:rsidP="001B5AF8">
      <w:pPr>
        <w:pStyle w:val="Bf2"/>
        <w:rPr>
          <w:noProof/>
        </w:rPr>
      </w:pPr>
      <w:r>
        <w:rPr>
          <w:rFonts w:hint="eastAsia"/>
          <w:noProof/>
        </w:rPr>
        <w:drawing>
          <wp:anchor distT="0" distB="0" distL="114300" distR="114300" simplePos="0" relativeHeight="251707392" behindDoc="0" locked="0" layoutInCell="1" allowOverlap="1" wp14:anchorId="4528A37A" wp14:editId="43145AF5">
            <wp:simplePos x="0" y="0"/>
            <wp:positionH relativeFrom="column">
              <wp:posOffset>99060</wp:posOffset>
            </wp:positionH>
            <wp:positionV relativeFrom="paragraph">
              <wp:posOffset>358140</wp:posOffset>
            </wp:positionV>
            <wp:extent cx="5824855" cy="2926080"/>
            <wp:effectExtent l="0" t="0" r="4445" b="7620"/>
            <wp:wrapSquare wrapText="bothSides"/>
            <wp:docPr id="23110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605" t="5542" r="2027" b="14699"/>
                    <a:stretch/>
                  </pic:blipFill>
                  <pic:spPr bwMode="auto">
                    <a:xfrm>
                      <a:off x="0" y="0"/>
                      <a:ext cx="5824855" cy="2926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7D4ACF" w14:textId="77777777" w:rsidR="001B5AF8" w:rsidRDefault="001B5AF8" w:rsidP="001B5AF8">
      <w:pPr>
        <w:pStyle w:val="Bf2"/>
      </w:pPr>
    </w:p>
    <w:p w14:paraId="1CABEAC7" w14:textId="77777777" w:rsidR="001B5AF8" w:rsidRDefault="001B5AF8" w:rsidP="001B5AF8">
      <w:pPr>
        <w:pStyle w:val="Bf2"/>
      </w:pPr>
      <w:r>
        <w:t>电化学电池为圆柱形玻璃反应器（</w:t>
      </w:r>
      <w:r>
        <w:t>1L</w:t>
      </w:r>
      <w:r>
        <w:t>），电极水平放置，阴极在阳极下方，相隔</w:t>
      </w:r>
      <w:r>
        <w:t>3cm</w:t>
      </w:r>
      <w:r>
        <w:t>。反应器中溶液由循环泵混合，流速为</w:t>
      </w:r>
      <w:r>
        <w:t>150mL/min</w:t>
      </w:r>
      <w:r>
        <w:t>，电池电流密度为</w:t>
      </w:r>
      <w:r>
        <w:t>28A/</w:t>
      </w:r>
      <w:r>
        <w:t>㎡。</w:t>
      </w:r>
    </w:p>
    <w:p w14:paraId="0A5A8646" w14:textId="77777777" w:rsidR="001B5AF8" w:rsidRDefault="001B5AF8" w:rsidP="001B5AF8">
      <w:pPr>
        <w:pStyle w:val="Bf2"/>
      </w:pPr>
      <w:r>
        <w:t>阳极：</w:t>
      </w:r>
      <w:r>
        <w:t>Pt-Ti</w:t>
      </w:r>
      <w:r>
        <w:t>圆盘阳极（</w:t>
      </w:r>
      <w:r>
        <w:t>20g/</w:t>
      </w:r>
      <w:r>
        <w:t>㎡），将掺杂金属氧化物</w:t>
      </w:r>
      <w:r>
        <w:t>(MMO)</w:t>
      </w:r>
      <w:r>
        <w:t>的</w:t>
      </w:r>
      <w:r>
        <w:t>Ru-</w:t>
      </w:r>
      <w:proofErr w:type="spellStart"/>
      <w:r>
        <w:t>Ir</w:t>
      </w:r>
      <w:proofErr w:type="spellEnd"/>
      <w:r>
        <w:t>阳极</w:t>
      </w:r>
      <w:r>
        <w:t xml:space="preserve"> (10g/m2) </w:t>
      </w:r>
      <w:r>
        <w:t>和</w:t>
      </w:r>
      <w:r>
        <w:t>Pt-</w:t>
      </w:r>
      <w:proofErr w:type="spellStart"/>
      <w:r>
        <w:t>Ir</w:t>
      </w:r>
      <w:proofErr w:type="spellEnd"/>
      <w:r>
        <w:t>阳极</w:t>
      </w:r>
      <w:r>
        <w:t>(10g/m2)</w:t>
      </w:r>
      <w:r>
        <w:t>，作为替换阳极</w:t>
      </w:r>
    </w:p>
    <w:p w14:paraId="4DDDE4D3" w14:textId="77777777" w:rsidR="001B5AF8" w:rsidRDefault="001B5AF8" w:rsidP="001B5AF8">
      <w:pPr>
        <w:pStyle w:val="Bf2"/>
      </w:pPr>
      <w:r>
        <w:t>阴极：</w:t>
      </w:r>
      <w:r>
        <w:t>Ti</w:t>
      </w:r>
      <w:r>
        <w:t>方形板（</w:t>
      </w:r>
      <w:r>
        <w:t>6×6cm</w:t>
      </w:r>
      <w:r>
        <w:t>）</w:t>
      </w:r>
    </w:p>
    <w:p w14:paraId="54A051BC" w14:textId="77777777" w:rsidR="001B5AF8" w:rsidRPr="00743210" w:rsidRDefault="001B5AF8" w:rsidP="001B5AF8">
      <w:pPr>
        <w:pStyle w:val="B8"/>
        <w:rPr>
          <w:rFonts w:ascii="宋体" w:eastAsia="宋体" w:hAnsi="宋体"/>
          <w:b/>
          <w:bCs/>
        </w:rPr>
      </w:pPr>
      <w:r w:rsidRPr="00620FA3">
        <w:rPr>
          <w:rFonts w:ascii="宋体" w:eastAsia="宋体" w:hAnsi="宋体" w:hint="eastAsia"/>
          <w:b/>
          <w:bCs/>
        </w:rPr>
        <w:t>理论证明</w:t>
      </w:r>
    </w:p>
    <w:p w14:paraId="256C8665" w14:textId="77777777" w:rsidR="001B5AF8" w:rsidRDefault="001B5AF8" w:rsidP="001B5AF8">
      <w:pPr>
        <w:pStyle w:val="Bf2"/>
      </w:pPr>
      <w:r>
        <w:t>1.</w:t>
      </w:r>
      <w:r>
        <w:t>现象：不施加电流时，在</w:t>
      </w:r>
      <w:r>
        <w:t>pH</w:t>
      </w:r>
      <w:r>
        <w:t>为</w:t>
      </w:r>
      <w:r>
        <w:t>3.6</w:t>
      </w:r>
      <w:r>
        <w:t>时，没有</w:t>
      </w:r>
      <w:r>
        <w:t>NTMP</w:t>
      </w:r>
      <w:r>
        <w:t>被去除，甚至将</w:t>
      </w:r>
      <w:r>
        <w:t>pH</w:t>
      </w:r>
      <w:r>
        <w:t>提升至</w:t>
      </w:r>
      <w:r>
        <w:t>10</w:t>
      </w:r>
      <w:r>
        <w:t>或</w:t>
      </w:r>
      <w:r>
        <w:t>12</w:t>
      </w:r>
      <w:r>
        <w:t>时，仍然没有</w:t>
      </w:r>
      <w:r>
        <w:t>NTMP</w:t>
      </w:r>
      <w:r>
        <w:t>被去除。</w:t>
      </w:r>
    </w:p>
    <w:p w14:paraId="4F6C9626" w14:textId="77777777" w:rsidR="001B5AF8" w:rsidRDefault="001B5AF8" w:rsidP="001B5AF8">
      <w:pPr>
        <w:pStyle w:val="Bf2"/>
      </w:pPr>
      <w:r>
        <w:t>结论：</w:t>
      </w:r>
      <w:r>
        <w:t>pH</w:t>
      </w:r>
      <w:r>
        <w:t>的改变对</w:t>
      </w:r>
      <w:r>
        <w:t>NTMP</w:t>
      </w:r>
      <w:r>
        <w:t>的去除影响较小（仅适用于钙离子存在情况，铁或铝离子存在情况下，在特定</w:t>
      </w:r>
      <w:r>
        <w:t>pH</w:t>
      </w:r>
      <w:r>
        <w:t>下能形成混凝剂，某种程度上能去除磷酸根）</w:t>
      </w:r>
    </w:p>
    <w:p w14:paraId="13C91842" w14:textId="77777777" w:rsidR="001B5AF8" w:rsidRDefault="001B5AF8" w:rsidP="001B5AF8">
      <w:pPr>
        <w:pStyle w:val="Bf2"/>
      </w:pPr>
      <w:r>
        <w:t>分析：在化学沉淀过程中</w:t>
      </w:r>
      <w:r>
        <w:rPr>
          <w:rFonts w:hint="eastAsia"/>
        </w:rPr>
        <w:t>，</w:t>
      </w:r>
      <w:r>
        <w:t>NTMP</w:t>
      </w:r>
      <w:r>
        <w:rPr>
          <w:rFonts w:hint="eastAsia"/>
        </w:rPr>
        <w:t>分子结构</w:t>
      </w:r>
      <w:r>
        <w:t>中</w:t>
      </w:r>
      <w:r>
        <w:t>P</w:t>
      </w:r>
      <w:r>
        <w:t>和</w:t>
      </w:r>
      <w:r>
        <w:t>C</w:t>
      </w:r>
      <w:r>
        <w:t>连接形成</w:t>
      </w:r>
      <w:r>
        <w:t>P-C</w:t>
      </w:r>
      <w:r>
        <w:t>，</w:t>
      </w:r>
      <w:r>
        <w:rPr>
          <w:rFonts w:hint="eastAsia"/>
        </w:rPr>
        <w:t>N</w:t>
      </w:r>
      <w:r>
        <w:t>TMP</w:t>
      </w:r>
      <w:r>
        <w:rPr>
          <w:rFonts w:hint="eastAsia"/>
        </w:rPr>
        <w:t>的</w:t>
      </w:r>
      <w:r>
        <w:rPr>
          <w:rFonts w:hint="eastAsia"/>
        </w:rPr>
        <w:t>P</w:t>
      </w:r>
      <w:r>
        <w:rPr>
          <w:rFonts w:hint="eastAsia"/>
        </w:rPr>
        <w:t>形态</w:t>
      </w:r>
      <w:r>
        <w:t>并不能与</w:t>
      </w:r>
      <w:r>
        <w:t>Ca</w:t>
      </w:r>
      <w:r w:rsidRPr="00D44800">
        <w:rPr>
          <w:vertAlign w:val="superscript"/>
        </w:rPr>
        <w:t>2+</w:t>
      </w:r>
      <w:r>
        <w:rPr>
          <w:rFonts w:hint="eastAsia"/>
        </w:rPr>
        <w:t>直接生成</w:t>
      </w:r>
      <w:r>
        <w:t>沉淀</w:t>
      </w:r>
      <w:r>
        <w:rPr>
          <w:rFonts w:hint="eastAsia"/>
        </w:rPr>
        <w:t>（与</w:t>
      </w:r>
      <w:r>
        <w:t>游离</w:t>
      </w:r>
      <w:r>
        <w:t>PO</w:t>
      </w:r>
      <w:r w:rsidRPr="00DB18EA">
        <w:rPr>
          <w:vertAlign w:val="subscript"/>
        </w:rPr>
        <w:t>4</w:t>
      </w:r>
      <w:r w:rsidRPr="00DB18EA">
        <w:rPr>
          <w:vertAlign w:val="superscript"/>
        </w:rPr>
        <w:t>-</w:t>
      </w:r>
      <w:r>
        <w:t>P</w:t>
      </w:r>
      <w:r>
        <w:rPr>
          <w:rFonts w:hint="eastAsia"/>
        </w:rPr>
        <w:t>不同）</w:t>
      </w:r>
      <w:r>
        <w:t>，所以通过</w:t>
      </w:r>
      <w:r>
        <w:rPr>
          <w:rFonts w:hint="eastAsia"/>
        </w:rPr>
        <w:t>直接</w:t>
      </w:r>
      <w:r>
        <w:t>调节</w:t>
      </w:r>
      <w:r>
        <w:t>pH</w:t>
      </w:r>
      <w:r>
        <w:t>产生沉淀的化学沉淀法，对非正磷酸</w:t>
      </w:r>
      <w:proofErr w:type="gramStart"/>
      <w:r>
        <w:t>盐影响</w:t>
      </w:r>
      <w:proofErr w:type="gramEnd"/>
      <w:r>
        <w:t>较小。</w:t>
      </w:r>
    </w:p>
    <w:p w14:paraId="24B45766" w14:textId="77777777" w:rsidR="001B5AF8" w:rsidRDefault="001B5AF8" w:rsidP="001B5AF8">
      <w:pPr>
        <w:pStyle w:val="Bf2"/>
      </w:pPr>
      <w:r>
        <w:t>2.</w:t>
      </w:r>
      <w:r>
        <w:t>现象：施加电流</w:t>
      </w:r>
      <w:r>
        <w:rPr>
          <w:rFonts w:hint="eastAsia"/>
        </w:rPr>
        <w:t>密度</w:t>
      </w:r>
      <w:r>
        <w:t>为</w:t>
      </w:r>
      <w:r>
        <w:t>28A/</w:t>
      </w:r>
      <w:r>
        <w:t>㎡时，</w:t>
      </w:r>
      <w:r>
        <w:t>P</w:t>
      </w:r>
      <w:r>
        <w:rPr>
          <w:rFonts w:hint="eastAsia"/>
        </w:rPr>
        <w:t>浓度</w:t>
      </w:r>
      <w:r>
        <w:t>和</w:t>
      </w:r>
      <w:r>
        <w:t>Ca</w:t>
      </w:r>
      <w:r>
        <w:rPr>
          <w:rFonts w:hint="eastAsia"/>
        </w:rPr>
        <w:t>浓度</w:t>
      </w:r>
      <w:r>
        <w:t>同时降低。</w:t>
      </w:r>
      <w:r>
        <w:t>168h</w:t>
      </w:r>
      <w:r>
        <w:t>（</w:t>
      </w:r>
      <w:r>
        <w:t>7</w:t>
      </w:r>
      <w:r>
        <w:t>天）后，</w:t>
      </w:r>
      <w:r>
        <w:t>P</w:t>
      </w:r>
      <w:r>
        <w:t>和</w:t>
      </w:r>
      <w:r>
        <w:t>Ca</w:t>
      </w:r>
      <w:r>
        <w:t>去除率分别为</w:t>
      </w:r>
      <w:r>
        <w:t>41.3%</w:t>
      </w:r>
      <w:r>
        <w:t>和</w:t>
      </w:r>
      <w:r>
        <w:t>56.8%</w:t>
      </w:r>
      <w:r>
        <w:t>；施加电流为</w:t>
      </w:r>
      <w:r>
        <w:t>28A/</w:t>
      </w:r>
      <w:r>
        <w:t>㎡时，</w:t>
      </w:r>
      <w:r>
        <w:t>PO</w:t>
      </w:r>
      <w:r w:rsidRPr="00DB18EA">
        <w:rPr>
          <w:vertAlign w:val="subscript"/>
        </w:rPr>
        <w:t>4</w:t>
      </w:r>
      <w:r w:rsidRPr="00DB18EA">
        <w:rPr>
          <w:vertAlign w:val="superscript"/>
        </w:rPr>
        <w:t>-</w:t>
      </w:r>
      <w:r>
        <w:t>P</w:t>
      </w:r>
      <w:r>
        <w:t>浓度在刚开始的两天升高到</w:t>
      </w:r>
      <w:r>
        <w:t>4.12mg/L</w:t>
      </w:r>
      <w:r>
        <w:t>，随后逐渐降低。</w:t>
      </w:r>
    </w:p>
    <w:p w14:paraId="3589991B" w14:textId="77777777" w:rsidR="001B5AF8" w:rsidRDefault="001B5AF8" w:rsidP="001B5AF8">
      <w:pPr>
        <w:pStyle w:val="Bf2"/>
      </w:pPr>
      <w:r>
        <w:t>猜测：</w:t>
      </w:r>
      <w:r>
        <w:t>PO</w:t>
      </w:r>
      <w:r w:rsidRPr="00D44800">
        <w:rPr>
          <w:vertAlign w:val="subscript"/>
        </w:rPr>
        <w:t>4</w:t>
      </w:r>
      <w:r>
        <w:t>-P</w:t>
      </w:r>
      <w:r>
        <w:t>浓度的变化，刚开始升高可能是因为非正磷酸盐在电化学处理下，转化为正磷酸盐，因此</w:t>
      </w:r>
      <w:r>
        <w:t>PO</w:t>
      </w:r>
      <w:r w:rsidRPr="00DB18EA">
        <w:rPr>
          <w:vertAlign w:val="subscript"/>
        </w:rPr>
        <w:t>4</w:t>
      </w:r>
      <w:r w:rsidRPr="00DB18EA">
        <w:rPr>
          <w:vertAlign w:val="superscript"/>
        </w:rPr>
        <w:t>-</w:t>
      </w:r>
      <w:r>
        <w:t>P</w:t>
      </w:r>
      <w:r>
        <w:t>浓度增加，随后因为阴极产生的局部高</w:t>
      </w:r>
      <w:r>
        <w:t>pH</w:t>
      </w:r>
      <w:r>
        <w:t>环境，诱导</w:t>
      </w:r>
      <w:proofErr w:type="spellStart"/>
      <w:r>
        <w:t>CaP</w:t>
      </w:r>
      <w:proofErr w:type="spellEnd"/>
      <w:r>
        <w:t>沉淀，因此</w:t>
      </w:r>
      <w:r>
        <w:t>PO</w:t>
      </w:r>
      <w:r w:rsidRPr="00D44800">
        <w:rPr>
          <w:vertAlign w:val="subscript"/>
        </w:rPr>
        <w:t>4</w:t>
      </w:r>
      <w:r>
        <w:t>-P</w:t>
      </w:r>
      <w:r>
        <w:t>浓度后续逐渐降低。</w:t>
      </w:r>
    </w:p>
    <w:p w14:paraId="7AC36B5C" w14:textId="77777777" w:rsidR="001B5AF8" w:rsidRDefault="001B5AF8" w:rsidP="001B5AF8">
      <w:pPr>
        <w:pStyle w:val="Bf2"/>
      </w:pPr>
      <w:r>
        <w:t>3.</w:t>
      </w:r>
      <w:r>
        <w:t>现象：电化学处理结束后在阴极发现白色沉淀，</w:t>
      </w:r>
      <w:r>
        <w:t>XRD</w:t>
      </w:r>
      <w:r>
        <w:t>图像表明该固体很可能为</w:t>
      </w:r>
      <w:r>
        <w:t>ACP</w:t>
      </w:r>
      <w:r>
        <w:t>，最后通过拉曼光谱和</w:t>
      </w:r>
      <w:r>
        <w:t>SEM-EDS</w:t>
      </w:r>
      <w:r>
        <w:t>证明该固体就是</w:t>
      </w:r>
      <w:r>
        <w:t>ACP</w:t>
      </w:r>
      <w:r>
        <w:t>，进一步根据质量平衡计算，沉淀</w:t>
      </w:r>
      <w:r>
        <w:t>Ca/P</w:t>
      </w:r>
      <w:r>
        <w:t>原子比（</w:t>
      </w:r>
      <w:r>
        <w:t>1.37</w:t>
      </w:r>
      <w:r>
        <w:t>），实际收集沉淀</w:t>
      </w:r>
      <w:r>
        <w:t>Ca/P</w:t>
      </w:r>
      <w:r>
        <w:t>原子比（</w:t>
      </w:r>
      <w:r>
        <w:t>1.32</w:t>
      </w:r>
      <w:r>
        <w:t>），理论值与实际值符合。</w:t>
      </w:r>
    </w:p>
    <w:p w14:paraId="35FA9E5C" w14:textId="77777777" w:rsidR="001B5AF8" w:rsidRDefault="001B5AF8" w:rsidP="001B5AF8">
      <w:pPr>
        <w:pStyle w:val="Bf2"/>
      </w:pPr>
      <w:r>
        <w:t>结论：电化学处理的确能将非正磷酸</w:t>
      </w:r>
      <w:proofErr w:type="gramStart"/>
      <w:r>
        <w:t>盐转变</w:t>
      </w:r>
      <w:proofErr w:type="gramEnd"/>
      <w:r>
        <w:t>为正磷酸盐，随后在阴极与</w:t>
      </w:r>
      <w:r>
        <w:t>Ca</w:t>
      </w:r>
      <w:r w:rsidRPr="00D44800">
        <w:rPr>
          <w:vertAlign w:val="superscript"/>
        </w:rPr>
        <w:t>2+</w:t>
      </w:r>
      <w:r>
        <w:t>形成</w:t>
      </w:r>
      <w:r>
        <w:t>ACP</w:t>
      </w:r>
      <w:r>
        <w:t>沉淀。</w:t>
      </w:r>
    </w:p>
    <w:p w14:paraId="6A9A05A9" w14:textId="77777777" w:rsidR="001B5AF8" w:rsidRDefault="001B5AF8" w:rsidP="001B5AF8">
      <w:pPr>
        <w:pStyle w:val="Bf2"/>
      </w:pPr>
      <w:r>
        <w:t>启示：证明得到的沉淀是猜想的沉淀，</w:t>
      </w:r>
      <w:r>
        <w:rPr>
          <w:rFonts w:hint="eastAsia"/>
        </w:rPr>
        <w:t>所用的</w:t>
      </w:r>
      <w:r>
        <w:t>常见证明方式</w:t>
      </w:r>
      <w:r>
        <w:rPr>
          <w:rFonts w:hint="eastAsia"/>
        </w:rPr>
        <w:t>为</w:t>
      </w:r>
      <w:r>
        <w:t>XRD</w:t>
      </w:r>
      <w:r>
        <w:t>、拉曼光谱、</w:t>
      </w:r>
      <w:r>
        <w:t>SEM-EDS</w:t>
      </w:r>
      <w:r>
        <w:t>、质量平衡计算验证。</w:t>
      </w:r>
    </w:p>
    <w:p w14:paraId="31D82738" w14:textId="77777777" w:rsidR="001B5AF8" w:rsidRPr="00ED74C7" w:rsidRDefault="001B5AF8" w:rsidP="001B5AF8">
      <w:pPr>
        <w:pStyle w:val="B8"/>
        <w:rPr>
          <w:rFonts w:ascii="宋体" w:eastAsia="宋体" w:hAnsi="宋体"/>
          <w:b/>
          <w:bCs/>
        </w:rPr>
      </w:pPr>
      <w:r w:rsidRPr="00FF2BA1">
        <w:rPr>
          <w:rFonts w:ascii="宋体" w:eastAsia="宋体" w:hAnsi="宋体" w:hint="eastAsia"/>
          <w:b/>
          <w:bCs/>
        </w:rPr>
        <w:t>阳极材料</w:t>
      </w:r>
      <w:r>
        <w:rPr>
          <w:rFonts w:ascii="宋体" w:eastAsia="宋体" w:hAnsi="宋体" w:hint="eastAsia"/>
          <w:b/>
          <w:bCs/>
        </w:rPr>
        <w:t>对去除非正磷酸盐</w:t>
      </w:r>
      <w:r w:rsidRPr="00FF2BA1">
        <w:rPr>
          <w:rFonts w:ascii="宋体" w:eastAsia="宋体" w:hAnsi="宋体" w:hint="eastAsia"/>
          <w:b/>
          <w:bCs/>
        </w:rPr>
        <w:t>的影响</w:t>
      </w:r>
    </w:p>
    <w:p w14:paraId="4C656EBA" w14:textId="77777777" w:rsidR="001B5AF8" w:rsidRDefault="001B5AF8" w:rsidP="001B5AF8">
      <w:pPr>
        <w:pStyle w:val="Bf2"/>
      </w:pPr>
      <w:r>
        <w:t>1.</w:t>
      </w:r>
      <w:r>
        <w:t>现象：电化学体系使用</w:t>
      </w:r>
      <w:r>
        <w:t>MMO</w:t>
      </w:r>
      <w:r>
        <w:t>阳极后，</w:t>
      </w:r>
      <w:r>
        <w:t>PO</w:t>
      </w:r>
      <w:r w:rsidRPr="00DB18EA">
        <w:rPr>
          <w:vertAlign w:val="subscript"/>
        </w:rPr>
        <w:t>4</w:t>
      </w:r>
      <w:r w:rsidRPr="00DB18EA">
        <w:rPr>
          <w:vertAlign w:val="superscript"/>
        </w:rPr>
        <w:t>-</w:t>
      </w:r>
      <w:r>
        <w:t>P</w:t>
      </w:r>
      <w:r>
        <w:t>浓度升高</w:t>
      </w:r>
      <w:r>
        <w:rPr>
          <w:rFonts w:hint="eastAsia"/>
        </w:rPr>
        <w:t>，</w:t>
      </w:r>
      <w:r>
        <w:t>正磷酸盐的形成明显增强。存在</w:t>
      </w:r>
      <w:r>
        <w:t>Ca</w:t>
      </w:r>
      <w:r w:rsidRPr="000D713B">
        <w:rPr>
          <w:vertAlign w:val="superscript"/>
        </w:rPr>
        <w:t>2+</w:t>
      </w:r>
      <w:r>
        <w:t>离子时，不同</w:t>
      </w:r>
      <w:r>
        <w:rPr>
          <w:rFonts w:hint="eastAsia"/>
        </w:rPr>
        <w:t>阳极</w:t>
      </w:r>
      <w:r>
        <w:t>材料的</w:t>
      </w:r>
      <w:r>
        <w:t>PO</w:t>
      </w:r>
      <w:r w:rsidRPr="00DB18EA">
        <w:rPr>
          <w:vertAlign w:val="subscript"/>
        </w:rPr>
        <w:t>4</w:t>
      </w:r>
      <w:r w:rsidRPr="00DB18EA">
        <w:rPr>
          <w:vertAlign w:val="superscript"/>
        </w:rPr>
        <w:t>-</w:t>
      </w:r>
      <w:r>
        <w:t>P</w:t>
      </w:r>
      <w:r>
        <w:t>最大浓度顺序依次为：</w:t>
      </w:r>
      <w:r>
        <w:t>Pt</w:t>
      </w:r>
      <w:r>
        <w:t>（</w:t>
      </w:r>
      <w:r>
        <w:t>1.6mg/L</w:t>
      </w:r>
      <w:r>
        <w:t>）＜</w:t>
      </w:r>
      <w:r>
        <w:t>Pt-</w:t>
      </w:r>
      <w:proofErr w:type="spellStart"/>
      <w:r>
        <w:t>Ir</w:t>
      </w:r>
      <w:proofErr w:type="spellEnd"/>
      <w:r>
        <w:t>（</w:t>
      </w:r>
      <w:r>
        <w:t>1.8mg/L</w:t>
      </w:r>
      <w:r>
        <w:t>）＜</w:t>
      </w:r>
      <w:r>
        <w:t>Ru-</w:t>
      </w:r>
      <w:proofErr w:type="spellStart"/>
      <w:r>
        <w:t>Ir</w:t>
      </w:r>
      <w:proofErr w:type="spellEnd"/>
      <w:r>
        <w:t>（</w:t>
      </w:r>
      <w:r>
        <w:t>3.5mg/L</w:t>
      </w:r>
      <w:r>
        <w:t>）</w:t>
      </w:r>
      <w:r>
        <w:rPr>
          <w:rFonts w:hint="eastAsia"/>
        </w:rPr>
        <w:t>；不存在</w:t>
      </w:r>
      <w:r>
        <w:t>Ca</w:t>
      </w:r>
      <w:r>
        <w:t>离子时，不同阳极材料</w:t>
      </w:r>
      <w:r>
        <w:rPr>
          <w:rFonts w:hint="eastAsia"/>
        </w:rPr>
        <w:t>的</w:t>
      </w:r>
      <w:r>
        <w:t>PO</w:t>
      </w:r>
      <w:r w:rsidRPr="00DB18EA">
        <w:rPr>
          <w:vertAlign w:val="subscript"/>
        </w:rPr>
        <w:t>4</w:t>
      </w:r>
      <w:r w:rsidRPr="00DB18EA">
        <w:rPr>
          <w:vertAlign w:val="superscript"/>
        </w:rPr>
        <w:t>-</w:t>
      </w:r>
      <w:r>
        <w:t>P</w:t>
      </w:r>
      <w:r>
        <w:t>浓度区别更明显，</w:t>
      </w:r>
      <w:r>
        <w:rPr>
          <w:rFonts w:hint="eastAsia"/>
        </w:rPr>
        <w:t>与存在</w:t>
      </w:r>
      <w:r>
        <w:rPr>
          <w:rFonts w:hint="eastAsia"/>
        </w:rPr>
        <w:t>Ca</w:t>
      </w:r>
      <w:r w:rsidRPr="000D713B">
        <w:rPr>
          <w:vertAlign w:val="superscript"/>
        </w:rPr>
        <w:t>2+</w:t>
      </w:r>
      <w:r>
        <w:rPr>
          <w:rFonts w:hint="eastAsia"/>
        </w:rPr>
        <w:t>不同，</w:t>
      </w:r>
      <w:r>
        <w:t>该情况下</w:t>
      </w:r>
      <w:r>
        <w:t>PO</w:t>
      </w:r>
      <w:r w:rsidRPr="00DB18EA">
        <w:rPr>
          <w:vertAlign w:val="subscript"/>
        </w:rPr>
        <w:t>4</w:t>
      </w:r>
      <w:r w:rsidRPr="00DB18EA">
        <w:rPr>
          <w:vertAlign w:val="superscript"/>
        </w:rPr>
        <w:t>-</w:t>
      </w:r>
      <w:r>
        <w:t>P</w:t>
      </w:r>
      <w:r>
        <w:t>浓度并没有下降</w:t>
      </w:r>
      <w:r>
        <w:rPr>
          <w:rFonts w:hint="eastAsia"/>
        </w:rPr>
        <w:t>，</w:t>
      </w:r>
      <w:r>
        <w:t>随着时间增加，</w:t>
      </w:r>
      <w:r>
        <w:t>PO</w:t>
      </w:r>
      <w:r w:rsidRPr="00DB18EA">
        <w:rPr>
          <w:vertAlign w:val="subscript"/>
        </w:rPr>
        <w:t>4</w:t>
      </w:r>
      <w:r w:rsidRPr="00DB18EA">
        <w:rPr>
          <w:vertAlign w:val="superscript"/>
        </w:rPr>
        <w:t>-</w:t>
      </w:r>
      <w:r>
        <w:t>P</w:t>
      </w:r>
      <w:r>
        <w:t>浓度均增加，</w:t>
      </w:r>
      <w:r>
        <w:t>PO</w:t>
      </w:r>
      <w:r w:rsidRPr="00DB18EA">
        <w:rPr>
          <w:vertAlign w:val="subscript"/>
        </w:rPr>
        <w:t>4</w:t>
      </w:r>
      <w:r w:rsidRPr="00DB18EA">
        <w:rPr>
          <w:vertAlign w:val="superscript"/>
        </w:rPr>
        <w:t>-</w:t>
      </w:r>
      <w:r>
        <w:t>P</w:t>
      </w:r>
      <w:r>
        <w:t>浓度大小顺序为：</w:t>
      </w:r>
      <w:r>
        <w:t>Ru-</w:t>
      </w:r>
      <w:proofErr w:type="spellStart"/>
      <w:r>
        <w:t>Ir</w:t>
      </w:r>
      <w:proofErr w:type="spellEnd"/>
      <w:r>
        <w:t>（</w:t>
      </w:r>
      <w:r>
        <w:t>6.9mg/L</w:t>
      </w:r>
      <w:r>
        <w:t>）＞</w:t>
      </w:r>
      <w:r>
        <w:t>Pt-</w:t>
      </w:r>
      <w:proofErr w:type="spellStart"/>
      <w:r>
        <w:t>Ir</w:t>
      </w:r>
      <w:proofErr w:type="spellEnd"/>
      <w:r>
        <w:t>（</w:t>
      </w:r>
      <w:r>
        <w:t>5.6mg/L</w:t>
      </w:r>
      <w:r>
        <w:t>）＞</w:t>
      </w:r>
      <w:r>
        <w:t>Pt</w:t>
      </w:r>
      <w:r>
        <w:t>（</w:t>
      </w:r>
      <w:r>
        <w:t>4.1mg/L</w:t>
      </w:r>
      <w:r>
        <w:t>）。</w:t>
      </w:r>
    </w:p>
    <w:p w14:paraId="6A55B82C" w14:textId="77777777" w:rsidR="001B5AF8" w:rsidRDefault="001B5AF8" w:rsidP="001B5AF8">
      <w:pPr>
        <w:pStyle w:val="Bf2"/>
      </w:pPr>
      <w:r>
        <w:t>分析：</w:t>
      </w:r>
      <w:r>
        <w:t>NTMP</w:t>
      </w:r>
      <w:r>
        <w:t>从非正磷酸盐转化为正磷酸盐后，</w:t>
      </w:r>
      <w:r>
        <w:t>PO</w:t>
      </w:r>
      <w:r w:rsidRPr="00DB18EA">
        <w:rPr>
          <w:vertAlign w:val="subscript"/>
        </w:rPr>
        <w:t>4</w:t>
      </w:r>
      <w:r w:rsidRPr="00DB18EA">
        <w:rPr>
          <w:vertAlign w:val="superscript"/>
        </w:rPr>
        <w:t>-</w:t>
      </w:r>
      <w:r>
        <w:t>P</w:t>
      </w:r>
      <w:r>
        <w:t>浓度上升，因为不存在</w:t>
      </w:r>
      <w:r>
        <w:t>Ca</w:t>
      </w:r>
      <w:r w:rsidRPr="00B35B87">
        <w:rPr>
          <w:vertAlign w:val="superscript"/>
        </w:rPr>
        <w:t>2+</w:t>
      </w:r>
      <w:r>
        <w:t>离子，无法生成</w:t>
      </w:r>
      <w:proofErr w:type="spellStart"/>
      <w:r>
        <w:t>CaP</w:t>
      </w:r>
      <w:proofErr w:type="spellEnd"/>
      <w:r>
        <w:t>沉淀，所以</w:t>
      </w:r>
      <w:r>
        <w:t>PO</w:t>
      </w:r>
      <w:r w:rsidRPr="00DB18EA">
        <w:rPr>
          <w:vertAlign w:val="subscript"/>
        </w:rPr>
        <w:t>4</w:t>
      </w:r>
      <w:r w:rsidRPr="00DB18EA">
        <w:rPr>
          <w:vertAlign w:val="superscript"/>
        </w:rPr>
        <w:t>-</w:t>
      </w:r>
      <w:r>
        <w:t>P</w:t>
      </w:r>
      <w:r>
        <w:t>浓度不会降低。</w:t>
      </w:r>
    </w:p>
    <w:p w14:paraId="758771AF" w14:textId="77777777" w:rsidR="001B5AF8" w:rsidRDefault="001B5AF8" w:rsidP="001B5AF8">
      <w:pPr>
        <w:pStyle w:val="Bf2"/>
      </w:pPr>
      <w:r>
        <w:t>2.</w:t>
      </w:r>
      <w:r>
        <w:t>现象：</w:t>
      </w:r>
      <w:r>
        <w:t>Ru-</w:t>
      </w:r>
      <w:proofErr w:type="spellStart"/>
      <w:r>
        <w:t>Ir</w:t>
      </w:r>
      <w:proofErr w:type="spellEnd"/>
      <w:r>
        <w:t>阳极、</w:t>
      </w:r>
      <w:r>
        <w:t>Pt-</w:t>
      </w:r>
      <w:proofErr w:type="spellStart"/>
      <w:r>
        <w:t>Ir</w:t>
      </w:r>
      <w:proofErr w:type="spellEnd"/>
      <w:r>
        <w:t>阳极和</w:t>
      </w:r>
      <w:r>
        <w:t>Pt</w:t>
      </w:r>
      <w:r>
        <w:t>阳极的转化效率（非正磷酸盐转化为正磷酸盐的效率）分别为</w:t>
      </w:r>
      <w:r>
        <w:t>73.6%</w:t>
      </w:r>
      <w:r>
        <w:t>、</w:t>
      </w:r>
      <w:r>
        <w:t>57.6%</w:t>
      </w:r>
      <w:r>
        <w:t>和</w:t>
      </w:r>
      <w:r>
        <w:t>43.5%</w:t>
      </w:r>
    </w:p>
    <w:p w14:paraId="68213085" w14:textId="77777777" w:rsidR="001B5AF8" w:rsidRDefault="001B5AF8" w:rsidP="001B5AF8">
      <w:pPr>
        <w:pStyle w:val="Bf2"/>
      </w:pPr>
      <w:r>
        <w:t>分析：</w:t>
      </w:r>
      <w:r>
        <w:rPr>
          <w:rFonts w:hint="eastAsia"/>
        </w:rPr>
        <w:t>因为转换效率越高，</w:t>
      </w:r>
      <w:r>
        <w:t>形成</w:t>
      </w:r>
      <w:r>
        <w:t>PO</w:t>
      </w:r>
      <w:r w:rsidRPr="00DB18EA">
        <w:rPr>
          <w:vertAlign w:val="subscript"/>
        </w:rPr>
        <w:t>4</w:t>
      </w:r>
      <w:r w:rsidRPr="00DB18EA">
        <w:rPr>
          <w:vertAlign w:val="superscript"/>
        </w:rPr>
        <w:t>-</w:t>
      </w:r>
      <w:r>
        <w:t>P</w:t>
      </w:r>
      <w:r>
        <w:rPr>
          <w:rFonts w:hint="eastAsia"/>
        </w:rPr>
        <w:t>越</w:t>
      </w:r>
      <w:r>
        <w:t>多，因此产生的</w:t>
      </w:r>
      <w:proofErr w:type="spellStart"/>
      <w:r>
        <w:t>CaP</w:t>
      </w:r>
      <w:proofErr w:type="spellEnd"/>
      <w:r>
        <w:t>沉淀也增多，所以理论上产生的</w:t>
      </w:r>
      <w:proofErr w:type="spellStart"/>
      <w:r>
        <w:t>CaP</w:t>
      </w:r>
      <w:proofErr w:type="spellEnd"/>
      <w:r>
        <w:t>沉淀量顺序也为</w:t>
      </w:r>
      <w:r>
        <w:t>Ru-</w:t>
      </w:r>
      <w:proofErr w:type="spellStart"/>
      <w:r>
        <w:t>Ir</w:t>
      </w:r>
      <w:proofErr w:type="spellEnd"/>
      <w:r>
        <w:t>＞</w:t>
      </w:r>
      <w:r>
        <w:t>Pt-</w:t>
      </w:r>
      <w:proofErr w:type="spellStart"/>
      <w:r>
        <w:t>Ir</w:t>
      </w:r>
      <w:proofErr w:type="spellEnd"/>
      <w:r>
        <w:t>＞</w:t>
      </w:r>
      <w:r>
        <w:t>Pt</w:t>
      </w:r>
      <w:r>
        <w:t>；根据动力学模型，</w:t>
      </w:r>
      <w:r>
        <w:t>NTMP</w:t>
      </w:r>
      <w:r>
        <w:t>中电化学除</w:t>
      </w:r>
      <w:r>
        <w:t>P</w:t>
      </w:r>
      <w:r>
        <w:t>的速率常数依次为：</w:t>
      </w:r>
      <w:r>
        <w:t>Ru-</w:t>
      </w:r>
      <w:proofErr w:type="spellStart"/>
      <w:r>
        <w:t>Ir</w:t>
      </w:r>
      <w:proofErr w:type="spellEnd"/>
      <w:r>
        <w:t xml:space="preserve"> (0.00592 h-1) &gt; Pt-</w:t>
      </w:r>
      <w:proofErr w:type="spellStart"/>
      <w:r>
        <w:t>Ir</w:t>
      </w:r>
      <w:proofErr w:type="spellEnd"/>
      <w:r>
        <w:t xml:space="preserve"> (0.00360 h-1) &gt; Pt (0.00264 h-1)</w:t>
      </w:r>
      <w:r>
        <w:t>。综上，理论上，</w:t>
      </w:r>
      <w:r>
        <w:t>Ru-</w:t>
      </w:r>
      <w:proofErr w:type="spellStart"/>
      <w:r>
        <w:t>Ir</w:t>
      </w:r>
      <w:proofErr w:type="spellEnd"/>
      <w:r>
        <w:t xml:space="preserve"> </w:t>
      </w:r>
      <w:r>
        <w:t>阳极在三种阳极材料中，不仅形成的沉淀量最多，除</w:t>
      </w:r>
      <w:proofErr w:type="gramStart"/>
      <w:r>
        <w:t>磷速度</w:t>
      </w:r>
      <w:proofErr w:type="gramEnd"/>
      <w:r>
        <w:t>也最快。</w:t>
      </w:r>
    </w:p>
    <w:p w14:paraId="5C4F5886" w14:textId="77777777" w:rsidR="001B5AF8" w:rsidRDefault="001B5AF8" w:rsidP="001B5AF8">
      <w:pPr>
        <w:pStyle w:val="Bf2"/>
      </w:pPr>
      <w:r>
        <w:t>4.</w:t>
      </w:r>
      <w:r>
        <w:t>现象：</w:t>
      </w:r>
      <w:r>
        <w:t>Ru-</w:t>
      </w:r>
      <w:proofErr w:type="spellStart"/>
      <w:r>
        <w:t>Ir</w:t>
      </w:r>
      <w:proofErr w:type="spellEnd"/>
      <w:r>
        <w:t>阳极、</w:t>
      </w:r>
      <w:r>
        <w:t>Pt-</w:t>
      </w:r>
      <w:proofErr w:type="spellStart"/>
      <w:r>
        <w:t>Ir</w:t>
      </w:r>
      <w:proofErr w:type="spellEnd"/>
      <w:r>
        <w:t>阳极和</w:t>
      </w:r>
      <w:r>
        <w:t>Pt</w:t>
      </w:r>
      <w:r>
        <w:t>阳极的</w:t>
      </w:r>
      <w:r>
        <w:t>P</w:t>
      </w:r>
      <w:r>
        <w:t>去除率分别为：</w:t>
      </w:r>
      <w:r>
        <w:t>76.8%</w:t>
      </w:r>
      <w:r>
        <w:t>、</w:t>
      </w:r>
      <w:r>
        <w:t>65.9%</w:t>
      </w:r>
      <w:r>
        <w:t>和</w:t>
      </w:r>
      <w:r>
        <w:t>47.8%</w:t>
      </w:r>
      <w:r>
        <w:t>，同时，</w:t>
      </w:r>
      <w:r>
        <w:t>Ca</w:t>
      </w:r>
      <w:r>
        <w:t>的去除率为：</w:t>
      </w:r>
      <w:r>
        <w:t>41.8%</w:t>
      </w:r>
      <w:r>
        <w:t>、</w:t>
      </w:r>
      <w:r>
        <w:t>26.5%</w:t>
      </w:r>
      <w:r>
        <w:t>和</w:t>
      </w:r>
      <w:r>
        <w:t>19.2%</w:t>
      </w:r>
      <w:r>
        <w:t>。</w:t>
      </w:r>
    </w:p>
    <w:p w14:paraId="6B03F055" w14:textId="77777777" w:rsidR="001B5AF8" w:rsidRDefault="001B5AF8" w:rsidP="001B5AF8">
      <w:pPr>
        <w:pStyle w:val="Bf2"/>
      </w:pPr>
      <w:r>
        <w:t>结论：三种阳极的处理效果为</w:t>
      </w:r>
      <w:r>
        <w:t>Ru-</w:t>
      </w:r>
      <w:proofErr w:type="spellStart"/>
      <w:r>
        <w:t>Ir</w:t>
      </w:r>
      <w:proofErr w:type="spellEnd"/>
      <w:r>
        <w:t>&gt;Pt-</w:t>
      </w:r>
      <w:proofErr w:type="spellStart"/>
      <w:r>
        <w:t>Ir</w:t>
      </w:r>
      <w:proofErr w:type="spellEnd"/>
      <w:r>
        <w:t>&gt;Pt</w:t>
      </w:r>
    </w:p>
    <w:p w14:paraId="1127DD0D" w14:textId="77777777" w:rsidR="001B5AF8" w:rsidRDefault="001B5AF8" w:rsidP="001B5AF8">
      <w:pPr>
        <w:pStyle w:val="Bf2"/>
      </w:pPr>
      <w:r>
        <w:t>分析：造成不同阳极在电化学体系中处理效果不同的原因，可能与阳极氧化机理或</w:t>
      </w:r>
      <w:r>
        <w:t>NTMP</w:t>
      </w:r>
      <w:r>
        <w:t>的氧化能力有关。在阳极表面，水氧化产生</w:t>
      </w:r>
      <w:r>
        <w:t>O</w:t>
      </w:r>
      <w:r w:rsidRPr="00B35B87">
        <w:rPr>
          <w:vertAlign w:val="subscript"/>
        </w:rPr>
        <w:t>2</w:t>
      </w:r>
      <w:r>
        <w:t>可能与</w:t>
      </w:r>
      <w:r>
        <w:t>NTMP</w:t>
      </w:r>
      <w:r>
        <w:t>的氧化之间存在竞争，同时，</w:t>
      </w:r>
      <w:r>
        <w:t>Pt</w:t>
      </w:r>
      <w:r>
        <w:t>阳极对</w:t>
      </w:r>
      <w:r>
        <w:t>NTMP</w:t>
      </w:r>
      <w:r>
        <w:t>表现出</w:t>
      </w:r>
      <w:r>
        <w:rPr>
          <w:rFonts w:hint="eastAsia"/>
        </w:rPr>
        <w:t>较差</w:t>
      </w:r>
      <w:r>
        <w:t>的氧化性，但</w:t>
      </w:r>
      <w:r>
        <w:t>MMO</w:t>
      </w:r>
      <w:r>
        <w:t>阳极（</w:t>
      </w:r>
      <w:r>
        <w:t>Ru-</w:t>
      </w:r>
      <w:proofErr w:type="spellStart"/>
      <w:r>
        <w:t>Ir</w:t>
      </w:r>
      <w:proofErr w:type="spellEnd"/>
      <w:r>
        <w:t>、</w:t>
      </w:r>
      <w:r>
        <w:t>Pt-</w:t>
      </w:r>
      <w:proofErr w:type="spellStart"/>
      <w:r>
        <w:t>Ir</w:t>
      </w:r>
      <w:proofErr w:type="spellEnd"/>
      <w:r>
        <w:t>）则可能通过化学或者物理吸附，形成</w:t>
      </w:r>
      <w:r>
        <w:t>OH·</w:t>
      </w:r>
      <w:r>
        <w:t>自由基（强氧化剂），</w:t>
      </w:r>
      <w:r>
        <w:rPr>
          <w:rFonts w:hint="eastAsia"/>
        </w:rPr>
        <w:t>自由基能有效的氧化</w:t>
      </w:r>
      <w:r>
        <w:rPr>
          <w:rFonts w:hint="eastAsia"/>
        </w:rPr>
        <w:t>N</w:t>
      </w:r>
      <w:r>
        <w:t>TMP</w:t>
      </w:r>
      <w:r>
        <w:rPr>
          <w:rFonts w:hint="eastAsia"/>
        </w:rPr>
        <w:t>将其转换为正磷酸盐，</w:t>
      </w:r>
      <w:r>
        <w:t>因此在氧化</w:t>
      </w:r>
      <w:r>
        <w:t>NTMP</w:t>
      </w:r>
      <w:r>
        <w:t>并以</w:t>
      </w:r>
      <w:proofErr w:type="spellStart"/>
      <w:r>
        <w:t>CaP</w:t>
      </w:r>
      <w:proofErr w:type="spellEnd"/>
      <w:r>
        <w:t>形式回收磷方面，</w:t>
      </w:r>
      <w:r>
        <w:t>Ru-</w:t>
      </w:r>
      <w:proofErr w:type="spellStart"/>
      <w:r>
        <w:t>Ir</w:t>
      </w:r>
      <w:proofErr w:type="spellEnd"/>
      <w:r>
        <w:t>阳极比</w:t>
      </w:r>
      <w:r>
        <w:t>Pt</w:t>
      </w:r>
      <w:r>
        <w:t>阳极表现更好。</w:t>
      </w:r>
    </w:p>
    <w:p w14:paraId="4157EC0D" w14:textId="77777777" w:rsidR="001B5AF8" w:rsidRDefault="001B5AF8" w:rsidP="001B5AF8">
      <w:pPr>
        <w:pStyle w:val="B8"/>
        <w:rPr>
          <w:rFonts w:ascii="宋体" w:eastAsia="宋体" w:hAnsi="宋体"/>
          <w:b/>
          <w:bCs/>
        </w:rPr>
      </w:pPr>
      <w:r w:rsidRPr="00FF2BA1">
        <w:rPr>
          <w:rFonts w:ascii="宋体" w:eastAsia="宋体" w:hAnsi="宋体" w:hint="eastAsia"/>
          <w:b/>
          <w:bCs/>
        </w:rPr>
        <w:t>电解液</w:t>
      </w:r>
      <w:r>
        <w:rPr>
          <w:rFonts w:ascii="宋体" w:eastAsia="宋体" w:hAnsi="宋体" w:hint="eastAsia"/>
          <w:b/>
          <w:bCs/>
        </w:rPr>
        <w:t>对去除非正磷酸盐</w:t>
      </w:r>
      <w:r w:rsidRPr="00FF2BA1">
        <w:rPr>
          <w:rFonts w:ascii="宋体" w:eastAsia="宋体" w:hAnsi="宋体" w:hint="eastAsia"/>
          <w:b/>
          <w:bCs/>
        </w:rPr>
        <w:t>的影响</w:t>
      </w:r>
    </w:p>
    <w:p w14:paraId="65078EA1" w14:textId="77777777" w:rsidR="001B5AF8" w:rsidRDefault="001B5AF8" w:rsidP="001B5AF8">
      <w:pPr>
        <w:pStyle w:val="Bf2"/>
      </w:pPr>
      <w:r>
        <w:t>1.</w:t>
      </w:r>
      <w:r>
        <w:t>现象：电解液为</w:t>
      </w:r>
      <w:r>
        <w:t>NaCl</w:t>
      </w:r>
      <w:r>
        <w:t>时，相比于原来的</w:t>
      </w:r>
      <w:r>
        <w:t>Na</w:t>
      </w:r>
      <w:r w:rsidRPr="000F2C2F">
        <w:rPr>
          <w:vertAlign w:val="subscript"/>
        </w:rPr>
        <w:t>2</w:t>
      </w:r>
      <w:r>
        <w:t>SO</w:t>
      </w:r>
      <w:r w:rsidRPr="000F2C2F">
        <w:rPr>
          <w:vertAlign w:val="subscript"/>
        </w:rPr>
        <w:t>4</w:t>
      </w:r>
      <w:r>
        <w:t>电解液，</w:t>
      </w:r>
      <w:r>
        <w:t>P</w:t>
      </w:r>
      <w:r>
        <w:t>去除率、</w:t>
      </w:r>
      <w:r>
        <w:t>PO</w:t>
      </w:r>
      <w:r w:rsidRPr="00DB18EA">
        <w:rPr>
          <w:vertAlign w:val="subscript"/>
        </w:rPr>
        <w:t>4</w:t>
      </w:r>
      <w:r w:rsidRPr="00DB18EA">
        <w:rPr>
          <w:vertAlign w:val="superscript"/>
        </w:rPr>
        <w:t>-</w:t>
      </w:r>
      <w:r>
        <w:t>P</w:t>
      </w:r>
      <w:r>
        <w:t>的形成和</w:t>
      </w:r>
      <w:r>
        <w:t>Ca</w:t>
      </w:r>
      <w:r>
        <w:t>去除率都有明显提升。电解液为</w:t>
      </w:r>
      <w:r>
        <w:t>NaCl</w:t>
      </w:r>
      <w:r>
        <w:t>时，</w:t>
      </w:r>
      <w:r>
        <w:t>2</w:t>
      </w:r>
      <w:r>
        <w:t>天后，</w:t>
      </w:r>
      <w:r>
        <w:t>P</w:t>
      </w:r>
      <w:r>
        <w:t>和</w:t>
      </w:r>
      <w:r>
        <w:t>Ca</w:t>
      </w:r>
      <w:r>
        <w:t>的去除效率分别为</w:t>
      </w:r>
      <w:r>
        <w:t>60.7%</w:t>
      </w:r>
      <w:r>
        <w:t>和</w:t>
      </w:r>
      <w:r>
        <w:t>35%</w:t>
      </w:r>
      <w:r>
        <w:t>，</w:t>
      </w:r>
      <w:r>
        <w:t>4</w:t>
      </w:r>
      <w:r>
        <w:t>天后，</w:t>
      </w:r>
      <w:r>
        <w:t>P</w:t>
      </w:r>
      <w:r>
        <w:t>和</w:t>
      </w:r>
      <w:r>
        <w:t>Ca</w:t>
      </w:r>
      <w:r>
        <w:t>的去除效率分别为</w:t>
      </w:r>
      <w:r>
        <w:t>96.7%</w:t>
      </w:r>
      <w:r>
        <w:t>和</w:t>
      </w:r>
      <w:r>
        <w:t>56.6%</w:t>
      </w:r>
      <w:r>
        <w:t>；电解液为</w:t>
      </w:r>
      <w:r>
        <w:t>NaCl</w:t>
      </w:r>
      <w:r>
        <w:t>且阳极为</w:t>
      </w:r>
      <w:r>
        <w:t>Pt</w:t>
      </w:r>
      <w:r>
        <w:t>时，除磷的速率常数为</w:t>
      </w:r>
      <w:r>
        <w:t>0.01577 h-1</w:t>
      </w:r>
      <w:r>
        <w:t>，与原来的</w:t>
      </w:r>
      <w:r>
        <w:t>Na</w:t>
      </w:r>
      <w:r w:rsidRPr="000F2C2F">
        <w:rPr>
          <w:vertAlign w:val="subscript"/>
        </w:rPr>
        <w:t>2</w:t>
      </w:r>
      <w:r>
        <w:t>SO</w:t>
      </w:r>
      <w:r w:rsidRPr="000F2C2F">
        <w:rPr>
          <w:vertAlign w:val="subscript"/>
        </w:rPr>
        <w:t>4</w:t>
      </w:r>
      <w:r>
        <w:t>电解液相比，即使阳极换成</w:t>
      </w:r>
      <w:r>
        <w:t>Ru-</w:t>
      </w:r>
      <w:proofErr w:type="spellStart"/>
      <w:r>
        <w:t>Ir</w:t>
      </w:r>
      <w:proofErr w:type="spellEnd"/>
      <w:r>
        <w:t>，该速率也是原来</w:t>
      </w:r>
      <w:r>
        <w:t>Na</w:t>
      </w:r>
      <w:r w:rsidRPr="000F2C2F">
        <w:rPr>
          <w:vertAlign w:val="subscript"/>
        </w:rPr>
        <w:t>2</w:t>
      </w:r>
      <w:r>
        <w:t>SO</w:t>
      </w:r>
      <w:r w:rsidRPr="000F2C2F">
        <w:rPr>
          <w:vertAlign w:val="subscript"/>
        </w:rPr>
        <w:t>4</w:t>
      </w:r>
      <w:r>
        <w:t>电解液的三倍。</w:t>
      </w:r>
    </w:p>
    <w:p w14:paraId="6DF7A382" w14:textId="77777777" w:rsidR="001B5AF8" w:rsidRDefault="001B5AF8" w:rsidP="001B5AF8">
      <w:pPr>
        <w:pStyle w:val="Bf2"/>
      </w:pPr>
      <w:r>
        <w:t>分析：去除率在</w:t>
      </w:r>
      <w:r>
        <w:t>NaCl</w:t>
      </w:r>
      <w:r>
        <w:t>电解液下有巨大提升的原因，可能是氯离子的作用。氯离子能在阳极被氧化生成氯气，随后该反应会发生一系列的链式反应，导致其他活性氯化物的生成（例如</w:t>
      </w:r>
      <w:proofErr w:type="spellStart"/>
      <w:r>
        <w:t>ClO</w:t>
      </w:r>
      <w:proofErr w:type="spellEnd"/>
      <w:r>
        <w:t>-</w:t>
      </w:r>
      <w:r>
        <w:t>），活性氯化物为强氧化剂，能氧化</w:t>
      </w:r>
      <w:r>
        <w:t>NTMP</w:t>
      </w:r>
      <w:r>
        <w:t>，进而将非正磷酸盐转化为正磷酸盐。因此最终表现为去除率大幅提升。</w:t>
      </w:r>
    </w:p>
    <w:p w14:paraId="50489714" w14:textId="77777777" w:rsidR="001B5AF8" w:rsidRDefault="001B5AF8" w:rsidP="001B5AF8">
      <w:pPr>
        <w:pStyle w:val="Bf2"/>
      </w:pPr>
      <w:r>
        <w:t>2.</w:t>
      </w:r>
      <w:r>
        <w:t>现象：电解液为</w:t>
      </w:r>
      <w:r>
        <w:t>NaClO</w:t>
      </w:r>
      <w:r w:rsidRPr="000F2C2F">
        <w:rPr>
          <w:vertAlign w:val="subscript"/>
        </w:rPr>
        <w:t>4</w:t>
      </w:r>
      <w:r>
        <w:t>时，</w:t>
      </w:r>
      <w:r>
        <w:t>P</w:t>
      </w:r>
      <w:r>
        <w:t>去除率不高，甚至是三种电解液中最低的。</w:t>
      </w:r>
    </w:p>
    <w:p w14:paraId="0BD8C6FD" w14:textId="77777777" w:rsidR="001B5AF8" w:rsidRDefault="001B5AF8" w:rsidP="001B5AF8">
      <w:pPr>
        <w:pStyle w:val="Bf2"/>
      </w:pPr>
      <w:r>
        <w:t>分析：电解液为</w:t>
      </w:r>
      <w:r>
        <w:t>NaClO</w:t>
      </w:r>
      <w:r w:rsidRPr="000F2C2F">
        <w:rPr>
          <w:vertAlign w:val="subscript"/>
        </w:rPr>
        <w:t>4</w:t>
      </w:r>
      <w:r>
        <w:t>的情况下，因为</w:t>
      </w:r>
      <w:r>
        <w:t>ClO</w:t>
      </w:r>
      <w:r w:rsidRPr="000F2C2F">
        <w:rPr>
          <w:vertAlign w:val="subscript"/>
        </w:rPr>
        <w:t>4</w:t>
      </w:r>
      <w:r w:rsidRPr="000F2C2F">
        <w:rPr>
          <w:vertAlign w:val="superscript"/>
        </w:rPr>
        <w:t>-</w:t>
      </w:r>
      <w:r>
        <w:t>难以被氧化，所以无法像</w:t>
      </w:r>
      <w:r>
        <w:t>NaCl</w:t>
      </w:r>
      <w:r>
        <w:t>一样形成活性氯化物，因此</w:t>
      </w:r>
      <w:r>
        <w:rPr>
          <w:rFonts w:hint="eastAsia"/>
        </w:rPr>
        <w:t>在</w:t>
      </w:r>
      <w:r>
        <w:t>该电解液情况下，非正磷酸盐向正磷酸盐的转化，仅能依靠</w:t>
      </w:r>
      <w:r>
        <w:t>NTMP</w:t>
      </w:r>
      <w:r>
        <w:t>的电子向阳极或者阳极表面自由基直接转移（即</w:t>
      </w:r>
      <w:r>
        <w:t>NTMP</w:t>
      </w:r>
      <w:r>
        <w:t>在阳极的直接氧化）。这种氧化的影响毫无疑问是有限的，因此</w:t>
      </w:r>
      <w:r>
        <w:t>NaClO</w:t>
      </w:r>
      <w:r w:rsidRPr="000F2C2F">
        <w:rPr>
          <w:vertAlign w:val="subscript"/>
        </w:rPr>
        <w:t>4</w:t>
      </w:r>
      <w:r>
        <w:t>电解液的去除率远低于</w:t>
      </w:r>
      <w:r>
        <w:t>NaCl</w:t>
      </w:r>
      <w:r>
        <w:t>。</w:t>
      </w:r>
    </w:p>
    <w:p w14:paraId="1656A0E5" w14:textId="77777777" w:rsidR="001B5AF8" w:rsidRDefault="001B5AF8" w:rsidP="001B5AF8">
      <w:pPr>
        <w:pStyle w:val="Bf2"/>
      </w:pPr>
      <w:r>
        <w:rPr>
          <w:noProof/>
        </w:rPr>
        <w:drawing>
          <wp:anchor distT="0" distB="0" distL="114300" distR="114300" simplePos="0" relativeHeight="251704320" behindDoc="0" locked="0" layoutInCell="1" allowOverlap="1" wp14:anchorId="7EF24876" wp14:editId="2FD2C071">
            <wp:simplePos x="0" y="0"/>
            <wp:positionH relativeFrom="column">
              <wp:posOffset>99060</wp:posOffset>
            </wp:positionH>
            <wp:positionV relativeFrom="paragraph">
              <wp:posOffset>1607820</wp:posOffset>
            </wp:positionV>
            <wp:extent cx="5274310" cy="2194560"/>
            <wp:effectExtent l="0" t="0" r="2540" b="0"/>
            <wp:wrapSquare wrapText="bothSides"/>
            <wp:docPr id="21125634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3424" name="图片 2112563424"/>
                    <pic:cNvPicPr/>
                  </pic:nvPicPr>
                  <pic:blipFill>
                    <a:blip r:embed="rId29">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anchor>
        </w:drawing>
      </w:r>
      <w:r>
        <w:t>疑问：大约在</w:t>
      </w:r>
      <w:r>
        <w:t>132h</w:t>
      </w:r>
      <w:r>
        <w:t>之前，</w:t>
      </w:r>
      <w:r>
        <w:t>NaClO</w:t>
      </w:r>
      <w:r w:rsidRPr="000F2C2F">
        <w:rPr>
          <w:vertAlign w:val="subscript"/>
        </w:rPr>
        <w:t>4</w:t>
      </w:r>
      <w:r>
        <w:t>的</w:t>
      </w:r>
      <w:r>
        <w:t>P</w:t>
      </w:r>
      <w:r>
        <w:t>去除率一直低于</w:t>
      </w:r>
      <w:r>
        <w:t>Na</w:t>
      </w:r>
      <w:r w:rsidRPr="000F2C2F">
        <w:rPr>
          <w:vertAlign w:val="subscript"/>
        </w:rPr>
        <w:t>2</w:t>
      </w:r>
      <w:r>
        <w:t>SO</w:t>
      </w:r>
      <w:r w:rsidRPr="000F2C2F">
        <w:rPr>
          <w:vertAlign w:val="subscript"/>
        </w:rPr>
        <w:t>4</w:t>
      </w:r>
      <w:r>
        <w:t>，而</w:t>
      </w:r>
      <w:r>
        <w:t>NaClO</w:t>
      </w:r>
      <w:r w:rsidRPr="000F2C2F">
        <w:rPr>
          <w:vertAlign w:val="subscript"/>
        </w:rPr>
        <w:t>4</w:t>
      </w:r>
      <w:r>
        <w:t>的</w:t>
      </w:r>
      <w:r>
        <w:t>PO</w:t>
      </w:r>
      <w:r w:rsidRPr="000F2C2F">
        <w:rPr>
          <w:vertAlign w:val="subscript"/>
        </w:rPr>
        <w:t>4</w:t>
      </w:r>
      <w:r>
        <w:t>-P</w:t>
      </w:r>
      <w:r>
        <w:t>浓度一直高于</w:t>
      </w:r>
      <w:r>
        <w:t>Na</w:t>
      </w:r>
      <w:r w:rsidRPr="000F2C2F">
        <w:rPr>
          <w:vertAlign w:val="subscript"/>
        </w:rPr>
        <w:t>2</w:t>
      </w:r>
      <w:r>
        <w:t>SO</w:t>
      </w:r>
      <w:r w:rsidRPr="000F2C2F">
        <w:rPr>
          <w:vertAlign w:val="subscript"/>
        </w:rPr>
        <w:t>4</w:t>
      </w:r>
      <w:r>
        <w:t>。这期间</w:t>
      </w:r>
      <w:r>
        <w:t>Na</w:t>
      </w:r>
      <w:r w:rsidRPr="000F2C2F">
        <w:rPr>
          <w:vertAlign w:val="subscript"/>
        </w:rPr>
        <w:t>2</w:t>
      </w:r>
      <w:r>
        <w:t>SO</w:t>
      </w:r>
      <w:r w:rsidRPr="000F2C2F">
        <w:rPr>
          <w:vertAlign w:val="subscript"/>
        </w:rPr>
        <w:t>4</w:t>
      </w:r>
      <w:r>
        <w:t>比</w:t>
      </w:r>
      <w:r>
        <w:t>NaClO</w:t>
      </w:r>
      <w:r w:rsidRPr="000F2C2F">
        <w:rPr>
          <w:vertAlign w:val="subscript"/>
        </w:rPr>
        <w:t>4</w:t>
      </w:r>
      <w:r>
        <w:t>去除率高的原因，如果是因为生成了过硫酸根和过氧化氢，导致促进</w:t>
      </w:r>
      <w:r>
        <w:t>NTMP</w:t>
      </w:r>
      <w:r>
        <w:t>的氧化，从而使去除率变高，但</w:t>
      </w:r>
      <w:r>
        <w:t>NaClO</w:t>
      </w:r>
      <w:r w:rsidRPr="000F2C2F">
        <w:rPr>
          <w:vertAlign w:val="subscript"/>
        </w:rPr>
        <w:t>4</w:t>
      </w:r>
      <w:r>
        <w:t>的</w:t>
      </w:r>
      <w:r>
        <w:t>PO</w:t>
      </w:r>
      <w:r w:rsidRPr="000F2C2F">
        <w:rPr>
          <w:vertAlign w:val="subscript"/>
        </w:rPr>
        <w:t>4</w:t>
      </w:r>
      <w:r w:rsidRPr="000F2C2F">
        <w:rPr>
          <w:vertAlign w:val="superscript"/>
        </w:rPr>
        <w:t>-</w:t>
      </w:r>
      <w:r>
        <w:t>P</w:t>
      </w:r>
      <w:r>
        <w:t>浓度却高于</w:t>
      </w:r>
      <w:r>
        <w:t>Na</w:t>
      </w:r>
      <w:r w:rsidRPr="000F2C2F">
        <w:rPr>
          <w:vertAlign w:val="subscript"/>
        </w:rPr>
        <w:t>2</w:t>
      </w:r>
      <w:r>
        <w:t>SO</w:t>
      </w:r>
      <w:r w:rsidRPr="000F2C2F">
        <w:rPr>
          <w:vertAlign w:val="subscript"/>
        </w:rPr>
        <w:t>4</w:t>
      </w:r>
      <w:r>
        <w:t>，这是不是说明，</w:t>
      </w:r>
      <w:r>
        <w:t>Na</w:t>
      </w:r>
      <w:r w:rsidRPr="000F2C2F">
        <w:rPr>
          <w:vertAlign w:val="subscript"/>
        </w:rPr>
        <w:t>2</w:t>
      </w:r>
      <w:r>
        <w:t>SO</w:t>
      </w:r>
      <w:r w:rsidRPr="000F2C2F">
        <w:rPr>
          <w:vertAlign w:val="subscript"/>
        </w:rPr>
        <w:t>4</w:t>
      </w:r>
      <w:r>
        <w:t>虽然比</w:t>
      </w:r>
      <w:r>
        <w:t>NaClO</w:t>
      </w:r>
      <w:r w:rsidRPr="000F2C2F">
        <w:rPr>
          <w:vertAlign w:val="subscript"/>
        </w:rPr>
        <w:t>4</w:t>
      </w:r>
      <w:r>
        <w:t>去除的</w:t>
      </w:r>
      <w:r>
        <w:t>P</w:t>
      </w:r>
      <w:r>
        <w:t>更多，但是很多并不是以</w:t>
      </w:r>
      <w:proofErr w:type="spellStart"/>
      <w:r>
        <w:t>CaP</w:t>
      </w:r>
      <w:proofErr w:type="spellEnd"/>
      <w:r>
        <w:t>的形式去除？</w:t>
      </w:r>
      <w:r>
        <w:rPr>
          <w:rFonts w:hint="eastAsia"/>
        </w:rPr>
        <w:t>（下图）</w:t>
      </w:r>
    </w:p>
    <w:p w14:paraId="14672186" w14:textId="77777777" w:rsidR="001B5AF8" w:rsidRDefault="001B5AF8" w:rsidP="001B5AF8">
      <w:pPr>
        <w:pStyle w:val="Bf2"/>
      </w:pPr>
    </w:p>
    <w:p w14:paraId="537DCB39" w14:textId="77777777" w:rsidR="001B5AF8" w:rsidRDefault="001B5AF8" w:rsidP="001B5AF8">
      <w:pPr>
        <w:pStyle w:val="Bf2"/>
      </w:pPr>
      <w:r>
        <w:t>3.</w:t>
      </w:r>
      <w:r>
        <w:t>现象：不存在</w:t>
      </w:r>
      <w:r>
        <w:t>Ca</w:t>
      </w:r>
      <w:r>
        <w:t>离子时，在</w:t>
      </w:r>
      <w:r>
        <w:t>Na</w:t>
      </w:r>
      <w:r w:rsidRPr="000F2C2F">
        <w:rPr>
          <w:vertAlign w:val="subscript"/>
        </w:rPr>
        <w:t>2</w:t>
      </w:r>
      <w:r>
        <w:t>SO</w:t>
      </w:r>
      <w:r w:rsidRPr="000F2C2F">
        <w:rPr>
          <w:vertAlign w:val="subscript"/>
        </w:rPr>
        <w:t>4</w:t>
      </w:r>
      <w:r>
        <w:t>和</w:t>
      </w:r>
      <w:r>
        <w:t>NaClO</w:t>
      </w:r>
      <w:r w:rsidRPr="000F2C2F">
        <w:rPr>
          <w:vertAlign w:val="subscript"/>
        </w:rPr>
        <w:t>4</w:t>
      </w:r>
      <w:r>
        <w:t>电解液中，</w:t>
      </w:r>
      <w:r>
        <w:t>PO</w:t>
      </w:r>
      <w:r w:rsidRPr="000F2C2F">
        <w:rPr>
          <w:vertAlign w:val="subscript"/>
        </w:rPr>
        <w:t>4</w:t>
      </w:r>
      <w:r w:rsidRPr="000F2C2F">
        <w:rPr>
          <w:vertAlign w:val="superscript"/>
        </w:rPr>
        <w:t>-</w:t>
      </w:r>
      <w:r>
        <w:t>P</w:t>
      </w:r>
      <w:r>
        <w:t>的形成不仅缓慢而且不完全，在</w:t>
      </w:r>
      <w:r>
        <w:t>NaCl</w:t>
      </w:r>
      <w:r>
        <w:t>电解液中则明显好很多。在</w:t>
      </w:r>
      <w:r>
        <w:t>NaCl</w:t>
      </w:r>
      <w:r>
        <w:t>电解液中，</w:t>
      </w:r>
      <w:r>
        <w:t>PO</w:t>
      </w:r>
      <w:r w:rsidRPr="000F2C2F">
        <w:rPr>
          <w:vertAlign w:val="subscript"/>
        </w:rPr>
        <w:t>4</w:t>
      </w:r>
      <w:r w:rsidRPr="000F2C2F">
        <w:rPr>
          <w:vertAlign w:val="superscript"/>
        </w:rPr>
        <w:t>-</w:t>
      </w:r>
      <w:r>
        <w:t>P</w:t>
      </w:r>
      <w:r>
        <w:t>浓度在</w:t>
      </w:r>
      <w:r>
        <w:t>6</w:t>
      </w:r>
      <w:r>
        <w:t>小时内就达到</w:t>
      </w:r>
      <w:r>
        <w:t>8.6mg/L</w:t>
      </w:r>
      <w:r>
        <w:t>，相应的转化效率（非正磷酸盐转化为正磷酸盐效率）为</w:t>
      </w:r>
      <w:r>
        <w:t>91.9%</w:t>
      </w:r>
      <w:r>
        <w:t>，该效率几乎是</w:t>
      </w:r>
      <w:r>
        <w:t>Na2SO4</w:t>
      </w:r>
      <w:r>
        <w:t>和</w:t>
      </w:r>
      <w:r>
        <w:t>NaClO4</w:t>
      </w:r>
      <w:r>
        <w:t>电解液的三倍；忽略过硫酸根的影响，在</w:t>
      </w:r>
      <w:r>
        <w:t>Na</w:t>
      </w:r>
      <w:r w:rsidRPr="00DB18EA">
        <w:rPr>
          <w:vertAlign w:val="subscript"/>
        </w:rPr>
        <w:t>2</w:t>
      </w:r>
      <w:r>
        <w:t>SO</w:t>
      </w:r>
      <w:r w:rsidRPr="00DB18EA">
        <w:rPr>
          <w:vertAlign w:val="subscript"/>
        </w:rPr>
        <w:t>4</w:t>
      </w:r>
      <w:r>
        <w:t>和</w:t>
      </w:r>
      <w:r>
        <w:t>NaClO</w:t>
      </w:r>
      <w:r w:rsidRPr="00DB18EA">
        <w:rPr>
          <w:vertAlign w:val="subscript"/>
        </w:rPr>
        <w:t>4</w:t>
      </w:r>
      <w:r>
        <w:t>电解液中，</w:t>
      </w:r>
      <w:r>
        <w:t>PO</w:t>
      </w:r>
      <w:r w:rsidRPr="00DB18EA">
        <w:rPr>
          <w:vertAlign w:val="subscript"/>
        </w:rPr>
        <w:t>4</w:t>
      </w:r>
      <w:r w:rsidRPr="00DB18EA">
        <w:rPr>
          <w:vertAlign w:val="superscript"/>
        </w:rPr>
        <w:t>-</w:t>
      </w:r>
      <w:r>
        <w:t>P</w:t>
      </w:r>
      <w:r>
        <w:t>的变化趋势基本重叠。</w:t>
      </w:r>
    </w:p>
    <w:p w14:paraId="1BEA36BB" w14:textId="77777777" w:rsidR="001B5AF8" w:rsidRDefault="001B5AF8" w:rsidP="001B5AF8">
      <w:pPr>
        <w:pStyle w:val="Bf2"/>
      </w:pPr>
      <w:r>
        <w:t>结论：电化学除磷体系中，处理非正磷酸盐</w:t>
      </w:r>
      <w:r>
        <w:t>NTMP</w:t>
      </w:r>
      <w:r>
        <w:t>，选用电解液为</w:t>
      </w:r>
      <w:r>
        <w:t>NaCl</w:t>
      </w:r>
      <w:r>
        <w:t>，能大幅提高处理效率，与</w:t>
      </w:r>
      <w:r>
        <w:t>Ru-</w:t>
      </w:r>
      <w:proofErr w:type="spellStart"/>
      <w:r>
        <w:t>Ir</w:t>
      </w:r>
      <w:proofErr w:type="spellEnd"/>
      <w:r>
        <w:t>阳极结合，处理效率预计能进一步提高。</w:t>
      </w:r>
    </w:p>
    <w:p w14:paraId="0342626E" w14:textId="77777777" w:rsidR="001B5AF8" w:rsidRDefault="001B5AF8" w:rsidP="001B5AF8">
      <w:pPr>
        <w:pStyle w:val="B8"/>
        <w:rPr>
          <w:rFonts w:ascii="宋体" w:eastAsia="宋体" w:hAnsi="宋体"/>
          <w:b/>
          <w:bCs/>
        </w:rPr>
      </w:pPr>
      <w:r w:rsidRPr="00FF2BA1">
        <w:rPr>
          <w:rFonts w:ascii="宋体" w:eastAsia="宋体" w:hAnsi="宋体" w:hint="eastAsia"/>
          <w:b/>
          <w:bCs/>
        </w:rPr>
        <w:t>分析反应机理</w:t>
      </w:r>
    </w:p>
    <w:p w14:paraId="24C6B5CF" w14:textId="77777777" w:rsidR="001B5AF8" w:rsidRDefault="001B5AF8" w:rsidP="001B5AF8">
      <w:pPr>
        <w:pStyle w:val="Bf2"/>
      </w:pPr>
      <w:r>
        <w:t>1.</w:t>
      </w:r>
      <w:r>
        <w:t>现象：向溶液中添加自由基猝灭剂</w:t>
      </w:r>
      <w:r>
        <w:t>——</w:t>
      </w:r>
      <w:r>
        <w:t>甲醇，发现对</w:t>
      </w:r>
      <w:r>
        <w:t>PO</w:t>
      </w:r>
      <w:r w:rsidRPr="00DB18EA">
        <w:rPr>
          <w:vertAlign w:val="subscript"/>
        </w:rPr>
        <w:t>4</w:t>
      </w:r>
      <w:r w:rsidRPr="00DB18EA">
        <w:rPr>
          <w:vertAlign w:val="superscript"/>
        </w:rPr>
        <w:t>-</w:t>
      </w:r>
      <w:r>
        <w:t>P</w:t>
      </w:r>
      <w:r>
        <w:t>的转化和</w:t>
      </w:r>
      <w:r>
        <w:t>P</w:t>
      </w:r>
      <w:r>
        <w:t>去除率并没有明显影响。</w:t>
      </w:r>
    </w:p>
    <w:p w14:paraId="7639813E" w14:textId="77777777" w:rsidR="001B5AF8" w:rsidRDefault="001B5AF8" w:rsidP="001B5AF8">
      <w:pPr>
        <w:pStyle w:val="Bf2"/>
      </w:pPr>
      <w:r>
        <w:t>分析：说明</w:t>
      </w:r>
      <w:r>
        <w:t>NTMP</w:t>
      </w:r>
      <w:r>
        <w:t>向</w:t>
      </w:r>
      <w:r>
        <w:t>PO</w:t>
      </w:r>
      <w:r w:rsidRPr="00DB18EA">
        <w:rPr>
          <w:vertAlign w:val="subscript"/>
        </w:rPr>
        <w:t>4</w:t>
      </w:r>
      <w:r w:rsidRPr="00DB18EA">
        <w:rPr>
          <w:vertAlign w:val="superscript"/>
        </w:rPr>
        <w:t>-</w:t>
      </w:r>
      <w:r>
        <w:t>P</w:t>
      </w:r>
      <w:r>
        <w:t>的转化，是阳极和</w:t>
      </w:r>
      <w:r>
        <w:t>NTMP</w:t>
      </w:r>
      <w:r>
        <w:t>之间的表面反应，</w:t>
      </w:r>
      <w:r>
        <w:t>OH·</w:t>
      </w:r>
      <w:r>
        <w:t>自由基并不是主要的氧化剂，影响较小。</w:t>
      </w:r>
    </w:p>
    <w:p w14:paraId="17201D77" w14:textId="77777777" w:rsidR="001B5AF8" w:rsidRDefault="001B5AF8" w:rsidP="001B5AF8">
      <w:pPr>
        <w:pStyle w:val="Bf2"/>
      </w:pPr>
      <w:r>
        <w:t>2.</w:t>
      </w:r>
      <w:r>
        <w:t>问题分析：首先，电化学电解导致</w:t>
      </w:r>
      <w:r>
        <w:t>NTMP</w:t>
      </w:r>
      <w:r>
        <w:t>的电子转移到阳极，从而使</w:t>
      </w:r>
      <w:r>
        <w:t>NTMP</w:t>
      </w:r>
      <w:r>
        <w:t>发生转化，其次，</w:t>
      </w:r>
      <w:r>
        <w:t>PO</w:t>
      </w:r>
      <w:r w:rsidRPr="00DB18EA">
        <w:rPr>
          <w:vertAlign w:val="subscript"/>
        </w:rPr>
        <w:t>4</w:t>
      </w:r>
      <w:r w:rsidRPr="00DB18EA">
        <w:rPr>
          <w:vertAlign w:val="superscript"/>
        </w:rPr>
        <w:t>-</w:t>
      </w:r>
      <w:r>
        <w:t>P</w:t>
      </w:r>
      <w:r>
        <w:t>浓度的变化说明</w:t>
      </w:r>
      <w:r>
        <w:t>NTMP</w:t>
      </w:r>
      <w:r>
        <w:t>分子中</w:t>
      </w:r>
      <w:r>
        <w:t>C-P</w:t>
      </w:r>
      <w:proofErr w:type="gramStart"/>
      <w:r>
        <w:t>键发生</w:t>
      </w:r>
      <w:proofErr w:type="gramEnd"/>
      <w:r>
        <w:t>断裂，从而生成了</w:t>
      </w:r>
      <w:r>
        <w:t>PO</w:t>
      </w:r>
      <w:r w:rsidRPr="00DB18EA">
        <w:rPr>
          <w:vertAlign w:val="subscript"/>
        </w:rPr>
        <w:t>4</w:t>
      </w:r>
      <w:r w:rsidRPr="00DB18EA">
        <w:rPr>
          <w:vertAlign w:val="superscript"/>
        </w:rPr>
        <w:t>-</w:t>
      </w:r>
      <w:r>
        <w:t>P</w:t>
      </w:r>
      <w:r>
        <w:t>，但同时，在转化过程中发现形成了甲酸（</w:t>
      </w:r>
      <w:r>
        <w:t>HCOOH</w:t>
      </w:r>
      <w:r>
        <w:t>），说明不仅仅是</w:t>
      </w:r>
      <w:r>
        <w:t>C-P</w:t>
      </w:r>
      <w:r>
        <w:t>发生断裂，</w:t>
      </w:r>
      <w:r>
        <w:t>C-N</w:t>
      </w:r>
      <w:proofErr w:type="gramStart"/>
      <w:r>
        <w:t>键同样</w:t>
      </w:r>
      <w:proofErr w:type="gramEnd"/>
      <w:r>
        <w:t>发生了断裂，才导致断键后的</w:t>
      </w:r>
      <w:r>
        <w:t>C·</w:t>
      </w:r>
      <w:r>
        <w:t>与游离自由基形成甲酸（</w:t>
      </w:r>
      <w:r>
        <w:t>HCOOH</w:t>
      </w:r>
      <w:r>
        <w:t>），但并不清楚究竟是哪个键最先断裂（</w:t>
      </w:r>
      <w:r>
        <w:t>C-N</w:t>
      </w:r>
      <w:r>
        <w:t>键还是</w:t>
      </w:r>
      <w:r>
        <w:t>C-P</w:t>
      </w:r>
      <w:r>
        <w:t>键？）。</w:t>
      </w:r>
    </w:p>
    <w:p w14:paraId="46170E1C" w14:textId="77777777" w:rsidR="001B5AF8" w:rsidRDefault="001B5AF8" w:rsidP="001B5AF8">
      <w:pPr>
        <w:pStyle w:val="Bf2"/>
      </w:pPr>
      <w:r>
        <w:t>提出猜想：假设两个键同时断裂，在不考虑甲酸转化为</w:t>
      </w:r>
      <w:r>
        <w:t>CO</w:t>
      </w:r>
      <w:r w:rsidRPr="00DB18EA">
        <w:rPr>
          <w:vertAlign w:val="subscript"/>
        </w:rPr>
        <w:t>2</w:t>
      </w:r>
      <w:r>
        <w:t>以及磷酸根生成</w:t>
      </w:r>
      <w:proofErr w:type="spellStart"/>
      <w:r>
        <w:t>CaP</w:t>
      </w:r>
      <w:proofErr w:type="spellEnd"/>
      <w:r>
        <w:t>沉淀的情况下，那么产生的磷酸根和甲酸浓度应该相同。</w:t>
      </w:r>
    </w:p>
    <w:p w14:paraId="7D8524A1" w14:textId="77777777" w:rsidR="001B5AF8" w:rsidRDefault="001B5AF8" w:rsidP="001B5AF8">
      <w:pPr>
        <w:pStyle w:val="Bf2"/>
      </w:pPr>
      <w:r>
        <w:t>实验验证：设计控制变量实验。控制体系中不存在</w:t>
      </w:r>
      <w:r>
        <w:t>Ca</w:t>
      </w:r>
      <w:r>
        <w:t>离子，使</w:t>
      </w:r>
      <w:r>
        <w:t>PO</w:t>
      </w:r>
      <w:r w:rsidRPr="00DB18EA">
        <w:rPr>
          <w:vertAlign w:val="subscript"/>
        </w:rPr>
        <w:t>4</w:t>
      </w:r>
      <w:r w:rsidRPr="00DB18EA">
        <w:rPr>
          <w:vertAlign w:val="superscript"/>
        </w:rPr>
        <w:t>-</w:t>
      </w:r>
      <w:r>
        <w:t>P</w:t>
      </w:r>
      <w:r>
        <w:t>不会被消耗；向体系中加入高浓度乙醇，抑制甲酸向</w:t>
      </w:r>
      <w:r>
        <w:t>CO</w:t>
      </w:r>
      <w:r w:rsidRPr="00DB18EA">
        <w:rPr>
          <w:vertAlign w:val="subscript"/>
        </w:rPr>
        <w:t>2</w:t>
      </w:r>
      <w:r>
        <w:t>的转化。</w:t>
      </w:r>
    </w:p>
    <w:p w14:paraId="77DB3A3B" w14:textId="77777777" w:rsidR="001B5AF8" w:rsidRDefault="001B5AF8" w:rsidP="001B5AF8">
      <w:pPr>
        <w:pStyle w:val="Bf2"/>
      </w:pPr>
      <w:r>
        <w:t>得到结论：通过比较正磷酸盐和甲酸的浓度，能揭示</w:t>
      </w:r>
      <w:r>
        <w:t>C-P</w:t>
      </w:r>
      <w:r>
        <w:t>和</w:t>
      </w:r>
      <w:r>
        <w:t>C-N</w:t>
      </w:r>
      <w:r>
        <w:t>键的断裂。实验表明，在整个处理过程中，形成的</w:t>
      </w:r>
      <w:r>
        <w:t>PO</w:t>
      </w:r>
      <w:r w:rsidRPr="00DB18EA">
        <w:rPr>
          <w:vertAlign w:val="subscript"/>
        </w:rPr>
        <w:t>4</w:t>
      </w:r>
      <w:r w:rsidRPr="00DB18EA">
        <w:rPr>
          <w:vertAlign w:val="superscript"/>
        </w:rPr>
        <w:t>-</w:t>
      </w:r>
      <w:r>
        <w:t>P</w:t>
      </w:r>
      <w:r>
        <w:t>浓度大于</w:t>
      </w:r>
      <w:r>
        <w:t>HCOOH</w:t>
      </w:r>
      <w:r>
        <w:t>浓度，因此</w:t>
      </w:r>
      <w:r>
        <w:t>C-P</w:t>
      </w:r>
      <w:r>
        <w:t>键很有可能先被攻击，进而断裂，然后才是</w:t>
      </w:r>
      <w:r>
        <w:t>C-N</w:t>
      </w:r>
      <w:r>
        <w:t>键断裂。从键能的角度同样能解释，理论上，</w:t>
      </w:r>
      <w:r>
        <w:t>C-N</w:t>
      </w:r>
      <w:r>
        <w:t>键（</w:t>
      </w:r>
      <w:r>
        <w:t>305 kJ/mol</w:t>
      </w:r>
      <w:r>
        <w:t>）的键能大于</w:t>
      </w:r>
      <w:r>
        <w:t>C-P</w:t>
      </w:r>
      <w:r>
        <w:t>键（</w:t>
      </w:r>
      <w:r>
        <w:t>264 kJ/mol</w:t>
      </w:r>
      <w:r>
        <w:t>），因此</w:t>
      </w:r>
      <w:r>
        <w:t>C-P</w:t>
      </w:r>
      <w:r>
        <w:t>相比</w:t>
      </w:r>
      <w:r>
        <w:t>C-N</w:t>
      </w:r>
      <w:r>
        <w:t>更容易断裂。</w:t>
      </w:r>
    </w:p>
    <w:p w14:paraId="3055F27B" w14:textId="77777777" w:rsidR="001B5AF8" w:rsidRDefault="001B5AF8" w:rsidP="001B5AF8">
      <w:pPr>
        <w:pStyle w:val="Bf2"/>
      </w:pPr>
      <w:r>
        <w:t>3.</w:t>
      </w:r>
      <w:r>
        <w:t>反应机理总结：首先，部分</w:t>
      </w:r>
      <w:r>
        <w:t>NTMP</w:t>
      </w:r>
      <w:r>
        <w:t>通过电子转移至阳极的方式，直接氧化为无机磷或者被阳极产生的氧化物（如</w:t>
      </w:r>
      <w:r>
        <w:t>Cl</w:t>
      </w:r>
      <w:r w:rsidRPr="009878ED">
        <w:rPr>
          <w:vertAlign w:val="subscript"/>
        </w:rPr>
        <w:t>2</w:t>
      </w:r>
      <w:r>
        <w:t>）通过一系列链式反应，间接氧化为无机磷，这一步受电解液和阳极材料很大影响，与此同时，阴极的水发生还原反应，生成</w:t>
      </w:r>
      <w:r>
        <w:t>H</w:t>
      </w:r>
      <w:r w:rsidRPr="009878ED">
        <w:rPr>
          <w:vertAlign w:val="subscript"/>
        </w:rPr>
        <w:t>2</w:t>
      </w:r>
      <w:r>
        <w:t>和</w:t>
      </w:r>
      <w:r>
        <w:t>OH</w:t>
      </w:r>
      <w:r w:rsidRPr="009878ED">
        <w:rPr>
          <w:vertAlign w:val="superscript"/>
        </w:rPr>
        <w:t>-</w:t>
      </w:r>
      <w:r>
        <w:t>，使得阴极局部</w:t>
      </w:r>
      <w:r>
        <w:t>pH</w:t>
      </w:r>
      <w:r>
        <w:t>较高；其次，在阴极局部高</w:t>
      </w:r>
      <w:r>
        <w:t>pH</w:t>
      </w:r>
      <w:r>
        <w:t>的环境诱导下，阳极转化的正磷酸盐（</w:t>
      </w:r>
      <w:r>
        <w:t>PO</w:t>
      </w:r>
      <w:r w:rsidRPr="009878ED">
        <w:rPr>
          <w:vertAlign w:val="subscript"/>
        </w:rPr>
        <w:t>4</w:t>
      </w:r>
      <w:r w:rsidRPr="009878ED">
        <w:rPr>
          <w:vertAlign w:val="superscript"/>
        </w:rPr>
        <w:t>-</w:t>
      </w:r>
      <w:r>
        <w:t>P</w:t>
      </w:r>
      <w:r>
        <w:t>）与溶液中存在的</w:t>
      </w:r>
      <w:r>
        <w:t>Ca</w:t>
      </w:r>
      <w:r>
        <w:t>离子反应，在阴极生成</w:t>
      </w:r>
      <w:proofErr w:type="spellStart"/>
      <w:r>
        <w:t>CaP</w:t>
      </w:r>
      <w:proofErr w:type="spellEnd"/>
      <w:r>
        <w:t>沉淀。处理过程中，阴极和阳极同时发挥作用，通过这种方式，非正磷酸</w:t>
      </w:r>
      <w:proofErr w:type="gramStart"/>
      <w:r>
        <w:t>盐实现</w:t>
      </w:r>
      <w:proofErr w:type="gramEnd"/>
      <w:r>
        <w:t>了向正磷酸盐的转化，并且以</w:t>
      </w:r>
      <w:proofErr w:type="spellStart"/>
      <w:r>
        <w:t>CaP</w:t>
      </w:r>
      <w:proofErr w:type="spellEnd"/>
      <w:proofErr w:type="gramStart"/>
      <w:r>
        <w:t>被形式</w:t>
      </w:r>
      <w:proofErr w:type="gramEnd"/>
      <w:r>
        <w:t>回收。</w:t>
      </w:r>
    </w:p>
    <w:p w14:paraId="6C4414B3" w14:textId="77777777" w:rsidR="001B5AF8" w:rsidRDefault="001B5AF8" w:rsidP="001B5AF8">
      <w:pPr>
        <w:pStyle w:val="Bf2"/>
      </w:pPr>
      <w:r>
        <w:t>注意：最后，需要强调的是（</w:t>
      </w:r>
      <w:r>
        <w:t>1</w:t>
      </w:r>
      <w:r>
        <w:t>）</w:t>
      </w:r>
      <w:r>
        <w:t>NTMP</w:t>
      </w:r>
      <w:r>
        <w:t>的反应过程中不仅生成了正磷酸盐（</w:t>
      </w:r>
      <w:r>
        <w:t>PO</w:t>
      </w:r>
      <w:r w:rsidRPr="009878ED">
        <w:rPr>
          <w:vertAlign w:val="subscript"/>
        </w:rPr>
        <w:t>4</w:t>
      </w:r>
      <w:r w:rsidRPr="009878ED">
        <w:rPr>
          <w:vertAlign w:val="superscript"/>
        </w:rPr>
        <w:t>-</w:t>
      </w:r>
      <w:r>
        <w:t>P</w:t>
      </w:r>
      <w:r>
        <w:t>），还生成了甲酸（</w:t>
      </w:r>
      <w:r>
        <w:t>HCOOH</w:t>
      </w:r>
      <w:r>
        <w:t>）和</w:t>
      </w:r>
      <w:r>
        <w:t>NTMP</w:t>
      </w:r>
      <w:r>
        <w:t>断键后的副产物（</w:t>
      </w:r>
      <w:r>
        <w:t>2</w:t>
      </w:r>
      <w:r>
        <w:t>）通过控制变量实验和键能的对比，证明了</w:t>
      </w:r>
      <w:r>
        <w:t>C-P</w:t>
      </w:r>
      <w:r>
        <w:t>比</w:t>
      </w:r>
      <w:r>
        <w:t>C-N</w:t>
      </w:r>
      <w:r>
        <w:t>更容易断裂，因此</w:t>
      </w:r>
      <w:r>
        <w:t>NTMP</w:t>
      </w:r>
      <w:r>
        <w:t>向正磷酸盐（</w:t>
      </w:r>
      <w:r>
        <w:t>PO</w:t>
      </w:r>
      <w:r w:rsidRPr="009878ED">
        <w:rPr>
          <w:vertAlign w:val="subscript"/>
        </w:rPr>
        <w:t>4</w:t>
      </w:r>
      <w:r w:rsidRPr="009878ED">
        <w:rPr>
          <w:vertAlign w:val="superscript"/>
        </w:rPr>
        <w:t>-</w:t>
      </w:r>
      <w:r>
        <w:t>P</w:t>
      </w:r>
      <w:r>
        <w:t>）转化的过程中，</w:t>
      </w:r>
      <w:r>
        <w:t>C-P</w:t>
      </w:r>
      <w:r>
        <w:t>先断裂生成正磷酸盐（</w:t>
      </w:r>
      <w:r>
        <w:t>PO</w:t>
      </w:r>
      <w:r w:rsidRPr="009878ED">
        <w:rPr>
          <w:vertAlign w:val="subscript"/>
        </w:rPr>
        <w:t>4</w:t>
      </w:r>
      <w:r w:rsidRPr="009878ED">
        <w:rPr>
          <w:vertAlign w:val="superscript"/>
        </w:rPr>
        <w:t>-</w:t>
      </w:r>
      <w:r>
        <w:t>P</w:t>
      </w:r>
      <w:r>
        <w:t>），然后</w:t>
      </w:r>
      <w:r>
        <w:t>C-N</w:t>
      </w:r>
      <w:r>
        <w:t>断裂生成甲酸（</w:t>
      </w:r>
      <w:r>
        <w:t>HCOOH</w:t>
      </w:r>
      <w:r>
        <w:t>）和</w:t>
      </w:r>
      <w:r>
        <w:t>NTMP</w:t>
      </w:r>
      <w:r>
        <w:t>副产物。</w:t>
      </w:r>
    </w:p>
    <w:p w14:paraId="0ADB03D4" w14:textId="77777777" w:rsidR="001B5AF8" w:rsidRDefault="001B5AF8" w:rsidP="001B5AF8">
      <w:pPr>
        <w:pStyle w:val="B8"/>
        <w:rPr>
          <w:rFonts w:ascii="宋体" w:eastAsia="宋体" w:hAnsi="宋体"/>
          <w:b/>
          <w:bCs/>
        </w:rPr>
      </w:pPr>
      <w:r w:rsidRPr="00FF2BA1">
        <w:rPr>
          <w:rFonts w:ascii="宋体" w:eastAsia="宋体" w:hAnsi="宋体" w:hint="eastAsia"/>
          <w:b/>
          <w:bCs/>
        </w:rPr>
        <w:t>实际应用</w:t>
      </w:r>
    </w:p>
    <w:p w14:paraId="0F2E859B" w14:textId="77777777" w:rsidR="001B5AF8" w:rsidRDefault="001B5AF8" w:rsidP="001B5AF8">
      <w:pPr>
        <w:pStyle w:val="Bf2"/>
      </w:pPr>
      <w:r>
        <w:t>目的：向实际污水中投加</w:t>
      </w:r>
      <w:r>
        <w:t>NTMP</w:t>
      </w:r>
      <w:r>
        <w:t>，使可溶性</w:t>
      </w:r>
      <w:r>
        <w:t>P</w:t>
      </w:r>
      <w:r>
        <w:t>浓度从</w:t>
      </w:r>
      <w:r>
        <w:t>0.5mg/L</w:t>
      </w:r>
      <w:r>
        <w:t>升高到</w:t>
      </w:r>
      <w:r>
        <w:t>9.3mg/L</w:t>
      </w:r>
      <w:r>
        <w:t>，通过处理</w:t>
      </w:r>
      <w:r>
        <w:t>P</w:t>
      </w:r>
      <w:r>
        <w:t>浓度升高后的污水，研究电化学体系处理实际污水中</w:t>
      </w:r>
      <w:r>
        <w:t>NTMP</w:t>
      </w:r>
      <w:r>
        <w:t>的效率。</w:t>
      </w:r>
    </w:p>
    <w:p w14:paraId="06C83785" w14:textId="77777777" w:rsidR="001B5AF8" w:rsidRDefault="001B5AF8" w:rsidP="001B5AF8">
      <w:pPr>
        <w:pStyle w:val="Bf2"/>
      </w:pPr>
      <w:r>
        <w:t>1.</w:t>
      </w:r>
      <w:r>
        <w:t>现象：经过电化学处理，</w:t>
      </w:r>
      <w:r>
        <w:t>24h</w:t>
      </w:r>
      <w:r>
        <w:t>内，总磷浓度从</w:t>
      </w:r>
      <w:r>
        <w:t>9.3mg/L</w:t>
      </w:r>
      <w:r>
        <w:t>降低到</w:t>
      </w:r>
      <w:r>
        <w:t>3.5mg/L</w:t>
      </w:r>
      <w:r>
        <w:t>，</w:t>
      </w:r>
      <w:r>
        <w:t>48h</w:t>
      </w:r>
      <w:r>
        <w:t>内，降低至</w:t>
      </w:r>
      <w:r>
        <w:t>1.0mg/L</w:t>
      </w:r>
      <w:r>
        <w:t>，相应的去除效率为</w:t>
      </w:r>
      <w:r>
        <w:t>63%</w:t>
      </w:r>
      <w:r>
        <w:t>（</w:t>
      </w:r>
      <w:r>
        <w:t>24h</w:t>
      </w:r>
      <w:r>
        <w:t>）和</w:t>
      </w:r>
      <w:r>
        <w:t>85%</w:t>
      </w:r>
      <w:r>
        <w:t>（</w:t>
      </w:r>
      <w:r>
        <w:t>48h</w:t>
      </w:r>
      <w:r>
        <w:t>）；</w:t>
      </w:r>
      <w:r>
        <w:t>24h</w:t>
      </w:r>
      <w:r>
        <w:t>内，</w:t>
      </w:r>
      <w:r>
        <w:t>Ca</w:t>
      </w:r>
      <w:r>
        <w:t>浓度从</w:t>
      </w:r>
      <w:r>
        <w:t>49mg/L</w:t>
      </w:r>
      <w:r>
        <w:t>降低到</w:t>
      </w:r>
      <w:r>
        <w:t>15mg/L</w:t>
      </w:r>
      <w:r>
        <w:t>，</w:t>
      </w:r>
      <w:r>
        <w:t>48h</w:t>
      </w:r>
      <w:r>
        <w:t>内，降低至</w:t>
      </w:r>
      <w:r>
        <w:t>7.2mg/L.</w:t>
      </w:r>
    </w:p>
    <w:p w14:paraId="4A06A33C" w14:textId="77777777" w:rsidR="001B5AF8" w:rsidRDefault="001B5AF8" w:rsidP="001B5AF8">
      <w:pPr>
        <w:pStyle w:val="Bf2"/>
      </w:pPr>
      <w:r>
        <w:t>分析：电化学体系处理实际污水时，除磷效率甚至比在不含氯离子的人工合成溶液中更快。这可能是因为氯离子在阳极生成的氧化物可以促进</w:t>
      </w:r>
      <w:r>
        <w:t>NTMP</w:t>
      </w:r>
      <w:r>
        <w:t>的氧化，从而提高</w:t>
      </w:r>
      <w:r>
        <w:t>P</w:t>
      </w:r>
      <w:r>
        <w:t>去除效率，而实际污水中含有氯离子，对比的人工合成溶液中不含氯离子。处理过程中生成的</w:t>
      </w:r>
      <w:r>
        <w:t>Cl</w:t>
      </w:r>
      <w:r w:rsidRPr="009878ED">
        <w:rPr>
          <w:vertAlign w:val="subscript"/>
        </w:rPr>
        <w:t>2</w:t>
      </w:r>
      <w:r>
        <w:t>可以证明实际污水中确实存在氯离子。</w:t>
      </w:r>
    </w:p>
    <w:p w14:paraId="7BB11E4B" w14:textId="77777777" w:rsidR="001B5AF8" w:rsidRDefault="001B5AF8" w:rsidP="001B5AF8">
      <w:pPr>
        <w:pStyle w:val="Bf2"/>
      </w:pPr>
      <w:r>
        <w:t>结论：证明电化学体系处理实际污水中的</w:t>
      </w:r>
      <w:r>
        <w:t>NTMP</w:t>
      </w:r>
      <w:r>
        <w:t>具有可行性，前景广阔。</w:t>
      </w:r>
    </w:p>
    <w:p w14:paraId="54E419DB" w14:textId="77777777" w:rsidR="001B5AF8" w:rsidRDefault="001B5AF8" w:rsidP="001B5AF8">
      <w:pPr>
        <w:pStyle w:val="B8"/>
        <w:rPr>
          <w:rFonts w:ascii="宋体" w:eastAsia="宋体" w:hAnsi="宋体"/>
          <w:b/>
          <w:bCs/>
        </w:rPr>
      </w:pPr>
      <w:r w:rsidRPr="00E42316">
        <w:rPr>
          <w:rFonts w:ascii="宋体" w:eastAsia="宋体" w:hAnsi="宋体" w:hint="eastAsia"/>
          <w:b/>
          <w:bCs/>
        </w:rPr>
        <w:t>创新点：</w:t>
      </w:r>
    </w:p>
    <w:p w14:paraId="4DC0D514" w14:textId="77777777" w:rsidR="001B5AF8" w:rsidRDefault="001B5AF8" w:rsidP="001B5AF8">
      <w:pPr>
        <w:pStyle w:val="Bf2"/>
      </w:pPr>
      <w:r>
        <w:t>1.</w:t>
      </w:r>
      <w:r>
        <w:t>电化学体系处理有机</w:t>
      </w:r>
      <w:r>
        <w:t>P</w:t>
      </w:r>
      <w:r>
        <w:t>（</w:t>
      </w:r>
      <w:r>
        <w:t>NTMP</w:t>
      </w:r>
      <w:r>
        <w:t>）</w:t>
      </w:r>
    </w:p>
    <w:p w14:paraId="79BB3708" w14:textId="77777777" w:rsidR="001B5AF8" w:rsidRDefault="001B5AF8" w:rsidP="001B5AF8">
      <w:pPr>
        <w:pStyle w:val="Bf2"/>
      </w:pPr>
      <w:r>
        <w:t>2.</w:t>
      </w:r>
      <w:r>
        <w:t>提出并证明了处理</w:t>
      </w:r>
      <w:r>
        <w:t>NTMP</w:t>
      </w:r>
      <w:r>
        <w:t>过程的反应机理</w:t>
      </w:r>
    </w:p>
    <w:p w14:paraId="1E3B14C9" w14:textId="77777777" w:rsidR="001B5AF8" w:rsidRDefault="001B5AF8" w:rsidP="001B5AF8">
      <w:pPr>
        <w:pStyle w:val="Bf2"/>
      </w:pPr>
      <w:r>
        <w:t>3.</w:t>
      </w:r>
      <w:r>
        <w:t>处理</w:t>
      </w:r>
      <w:proofErr w:type="gramStart"/>
      <w:r>
        <w:t>实际含</w:t>
      </w:r>
      <w:proofErr w:type="gramEnd"/>
      <w:r>
        <w:t>NTMP</w:t>
      </w:r>
      <w:r>
        <w:t>污水</w:t>
      </w:r>
    </w:p>
    <w:p w14:paraId="5B9925A1" w14:textId="77777777" w:rsidR="001B5AF8" w:rsidRPr="006D0996" w:rsidRDefault="001B5AF8" w:rsidP="001B5AF8">
      <w:pPr>
        <w:pStyle w:val="B8"/>
        <w:rPr>
          <w:rFonts w:ascii="宋体" w:eastAsia="宋体" w:hAnsi="宋体"/>
          <w:b/>
          <w:bCs/>
        </w:rPr>
      </w:pPr>
      <w:r w:rsidRPr="00E42316">
        <w:rPr>
          <w:rFonts w:ascii="宋体" w:eastAsia="宋体" w:hAnsi="宋体" w:hint="eastAsia"/>
          <w:b/>
          <w:bCs/>
        </w:rPr>
        <w:t>潜在研究方向：</w:t>
      </w:r>
    </w:p>
    <w:p w14:paraId="1D457DB0" w14:textId="77777777" w:rsidR="001B5AF8" w:rsidRDefault="001B5AF8" w:rsidP="001B5AF8">
      <w:pPr>
        <w:pStyle w:val="Bf2"/>
      </w:pPr>
      <w:r>
        <w:t>1.</w:t>
      </w:r>
      <w:r>
        <w:t>尝试电化学体系处理类似</w:t>
      </w:r>
      <w:r>
        <w:t>NTMP</w:t>
      </w:r>
      <w:r>
        <w:t>的有机磷化合物。</w:t>
      </w:r>
    </w:p>
    <w:p w14:paraId="0DF38782" w14:textId="77777777" w:rsidR="001B5AF8" w:rsidRDefault="001B5AF8" w:rsidP="001B5AF8">
      <w:pPr>
        <w:pStyle w:val="Bf2"/>
      </w:pPr>
      <w:r>
        <w:t>2.</w:t>
      </w:r>
      <w:r>
        <w:t>进一步研究</w:t>
      </w:r>
      <w:r>
        <w:t>NTMP</w:t>
      </w:r>
      <w:r>
        <w:t>反应过程中，产生的甲酸以及</w:t>
      </w:r>
      <w:r>
        <w:t>NTMP</w:t>
      </w:r>
      <w:r>
        <w:t>副产物，对体系可能的影响，以及能否进一步去除和回收</w:t>
      </w:r>
      <w:r>
        <w:t>NTMP</w:t>
      </w:r>
      <w:r>
        <w:t>副产物中的</w:t>
      </w:r>
      <w:r>
        <w:t>P</w:t>
      </w:r>
      <w:r>
        <w:t>。</w:t>
      </w:r>
    </w:p>
    <w:p w14:paraId="52A22D0A" w14:textId="77777777" w:rsidR="001B5AF8" w:rsidRDefault="001B5AF8" w:rsidP="001B5AF8">
      <w:pPr>
        <w:pStyle w:val="Bf2"/>
      </w:pPr>
      <w:r>
        <w:t>3.</w:t>
      </w:r>
      <w:r>
        <w:t>尝试应用后面改进的管式阴极和</w:t>
      </w:r>
      <w:proofErr w:type="gramStart"/>
      <w:r>
        <w:t>篮式</w:t>
      </w:r>
      <w:proofErr w:type="gramEnd"/>
      <w:r>
        <w:t>阳极反应器，处理含</w:t>
      </w:r>
      <w:r>
        <w:t>NTMP</w:t>
      </w:r>
      <w:r>
        <w:t>污水，寻找最适合的污水类型，并研究能耗。</w:t>
      </w:r>
    </w:p>
    <w:p w14:paraId="32A6B5EB" w14:textId="77777777" w:rsidR="001B5AF8" w:rsidRPr="00E42316" w:rsidRDefault="001B5AF8" w:rsidP="001B5AF8">
      <w:pPr>
        <w:pStyle w:val="B8"/>
        <w:rPr>
          <w:rFonts w:ascii="宋体" w:eastAsia="宋体" w:hAnsi="宋体"/>
          <w:b/>
          <w:bCs/>
        </w:rPr>
      </w:pPr>
      <w:r w:rsidRPr="00E42316">
        <w:rPr>
          <w:rFonts w:ascii="宋体" w:eastAsia="宋体" w:hAnsi="宋体" w:hint="eastAsia"/>
          <w:b/>
          <w:bCs/>
        </w:rPr>
        <w:t>收获的基础知识：</w:t>
      </w:r>
    </w:p>
    <w:p w14:paraId="409DD7AE" w14:textId="77777777" w:rsidR="001B5AF8" w:rsidRDefault="001B5AF8" w:rsidP="001B5AF8">
      <w:pPr>
        <w:pStyle w:val="Bf2"/>
      </w:pPr>
      <w:r>
        <w:t>1.</w:t>
      </w:r>
      <w:r>
        <w:t>非正磷酸盐分布广泛：非正磷酸盐在富营养化环境中广泛存在，甚至在遥远的海洋都能检测到出乎意料的非正磷酸盐浓度，其中</w:t>
      </w:r>
      <w:r>
        <w:t>NTMP</w:t>
      </w:r>
      <w:r>
        <w:t>（氨基三亚甲基</w:t>
      </w:r>
      <w:proofErr w:type="gramStart"/>
      <w:r>
        <w:t>膦</w:t>
      </w:r>
      <w:proofErr w:type="gramEnd"/>
      <w:r>
        <w:t>酸）是与环境高度相关的一种非正磷酸盐。</w:t>
      </w:r>
    </w:p>
    <w:p w14:paraId="026809DA" w14:textId="77777777" w:rsidR="001B5AF8" w:rsidRDefault="001B5AF8" w:rsidP="001B5AF8">
      <w:pPr>
        <w:pStyle w:val="Bf2"/>
      </w:pPr>
      <w:r>
        <w:t>2.</w:t>
      </w:r>
      <w:r>
        <w:t>非正磷酸盐性质：典型特征为分子中的</w:t>
      </w:r>
      <w:r>
        <w:t>C-P</w:t>
      </w:r>
      <w:r>
        <w:t>；过去认为，相比正</w:t>
      </w:r>
      <w:r>
        <w:rPr>
          <w:rFonts w:hint="eastAsia"/>
        </w:rPr>
        <w:t>磷</w:t>
      </w:r>
      <w:r>
        <w:t>酸盐，非正磷酸盐化学活性较低，一般归为非活性磷化物。近十年发现，非正磷酸盐具有生物利用性。当非正磷酸</w:t>
      </w:r>
      <w:proofErr w:type="gramStart"/>
      <w:r>
        <w:t>盐受到酶</w:t>
      </w:r>
      <w:proofErr w:type="gramEnd"/>
      <w:r>
        <w:t>降解或光化学转化时，非正磷酸盐对植物、微生物和藻类的生物利用性可能会大大提高。基于次，非正磷酸盐可能是造成水体富营养化的部分原因。</w:t>
      </w:r>
    </w:p>
    <w:p w14:paraId="6C4EA94A" w14:textId="77777777" w:rsidR="001B5AF8" w:rsidRDefault="001B5AF8" w:rsidP="001B5AF8">
      <w:pPr>
        <w:pStyle w:val="Bf2"/>
      </w:pPr>
      <w:r>
        <w:rPr>
          <w:rFonts w:hint="eastAsia"/>
        </w:rPr>
        <w:t>3</w:t>
      </w:r>
      <w:r>
        <w:t>.</w:t>
      </w:r>
      <w:r w:rsidRPr="00DB18EA">
        <w:t xml:space="preserve"> </w:t>
      </w:r>
      <w:r>
        <w:rPr>
          <w:rFonts w:hint="eastAsia"/>
        </w:rPr>
        <w:t>N</w:t>
      </w:r>
      <w:r>
        <w:t>TMP</w:t>
      </w:r>
      <w:r>
        <w:rPr>
          <w:rFonts w:hint="eastAsia"/>
        </w:rPr>
        <w:t>的</w:t>
      </w:r>
      <w:r>
        <w:t>C-P</w:t>
      </w:r>
      <w:r>
        <w:t>和</w:t>
      </w:r>
      <w:r>
        <w:t>C-N</w:t>
      </w:r>
      <w:r>
        <w:t>键的断裂</w:t>
      </w:r>
      <w:r>
        <w:rPr>
          <w:rFonts w:hint="eastAsia"/>
        </w:rPr>
        <w:t>顺序：</w:t>
      </w:r>
    </w:p>
    <w:p w14:paraId="20C16576" w14:textId="77777777" w:rsidR="001B5AF8" w:rsidRDefault="001B5AF8" w:rsidP="001B5AF8">
      <w:pPr>
        <w:pStyle w:val="Bf2"/>
      </w:pPr>
      <w:r>
        <w:t>通过</w:t>
      </w:r>
      <w:r>
        <w:rPr>
          <w:rFonts w:hint="eastAsia"/>
        </w:rPr>
        <w:t>实验的角度：</w:t>
      </w:r>
      <w:r>
        <w:t>比较正磷酸盐和甲酸的浓度，能揭示</w:t>
      </w:r>
      <w:r>
        <w:rPr>
          <w:rFonts w:hint="eastAsia"/>
        </w:rPr>
        <w:t>N</w:t>
      </w:r>
      <w:r>
        <w:t>TMP</w:t>
      </w:r>
      <w:r>
        <w:rPr>
          <w:rFonts w:hint="eastAsia"/>
        </w:rPr>
        <w:t>的</w:t>
      </w:r>
      <w:r>
        <w:t>C-P</w:t>
      </w:r>
      <w:r>
        <w:t>和</w:t>
      </w:r>
      <w:r>
        <w:t>C-N</w:t>
      </w:r>
      <w:r>
        <w:t>键的断裂</w:t>
      </w:r>
      <w:r>
        <w:rPr>
          <w:rFonts w:hint="eastAsia"/>
        </w:rPr>
        <w:t>顺序。最后结论：</w:t>
      </w:r>
      <w:r>
        <w:t>PO</w:t>
      </w:r>
      <w:r w:rsidRPr="00DB18EA">
        <w:rPr>
          <w:vertAlign w:val="subscript"/>
        </w:rPr>
        <w:t>4</w:t>
      </w:r>
      <w:r w:rsidRPr="00DB18EA">
        <w:rPr>
          <w:vertAlign w:val="superscript"/>
        </w:rPr>
        <w:t>-</w:t>
      </w:r>
      <w:r>
        <w:t>P</w:t>
      </w:r>
      <w:r>
        <w:t>浓度</w:t>
      </w:r>
      <w:r>
        <w:rPr>
          <w:rFonts w:hint="eastAsia"/>
        </w:rPr>
        <w:t>＞</w:t>
      </w:r>
      <w:r>
        <w:t>HCOOH</w:t>
      </w:r>
      <w:r>
        <w:t>浓度，因此</w:t>
      </w:r>
      <w:r>
        <w:t>C-P</w:t>
      </w:r>
      <w:r>
        <w:t>键很有可能先被攻击，进而断裂，然后才是</w:t>
      </w:r>
      <w:r>
        <w:t>C-N</w:t>
      </w:r>
      <w:r>
        <w:t>键断裂。</w:t>
      </w:r>
    </w:p>
    <w:p w14:paraId="365E27B9" w14:textId="77777777" w:rsidR="001B5AF8" w:rsidRDefault="001B5AF8" w:rsidP="001B5AF8">
      <w:pPr>
        <w:pStyle w:val="Bf2"/>
      </w:pPr>
      <w:r>
        <w:t>从键能的角度</w:t>
      </w:r>
      <w:r>
        <w:rPr>
          <w:rFonts w:hint="eastAsia"/>
        </w:rPr>
        <w:t>：</w:t>
      </w:r>
      <w:r>
        <w:t>，理论上，</w:t>
      </w:r>
      <w:r>
        <w:t>C-N</w:t>
      </w:r>
      <w:r>
        <w:t>键（</w:t>
      </w:r>
      <w:r>
        <w:t>305 kJ/mol</w:t>
      </w:r>
      <w:r>
        <w:t>）的键能大于</w:t>
      </w:r>
      <w:r>
        <w:t>C-P</w:t>
      </w:r>
      <w:r>
        <w:t>键（</w:t>
      </w:r>
      <w:r>
        <w:t>264 kJ/mol</w:t>
      </w:r>
      <w:r>
        <w:t>），因此</w:t>
      </w:r>
      <w:r>
        <w:t>C-P</w:t>
      </w:r>
      <w:r>
        <w:t>相比</w:t>
      </w:r>
      <w:r>
        <w:t>C-N</w:t>
      </w:r>
      <w:r>
        <w:t>更容易断裂。</w:t>
      </w:r>
    </w:p>
    <w:p w14:paraId="5526C577" w14:textId="77777777" w:rsidR="001B5AF8" w:rsidRDefault="001B5AF8" w:rsidP="001B5AF8">
      <w:pPr>
        <w:pStyle w:val="Bf2"/>
      </w:pPr>
      <w:r>
        <w:rPr>
          <w:rFonts w:hint="eastAsia"/>
        </w:rPr>
        <w:t>4</w:t>
      </w:r>
      <w:r>
        <w:t>.</w:t>
      </w:r>
      <w:r w:rsidRPr="00DB18EA">
        <w:t xml:space="preserve"> </w:t>
      </w:r>
      <w:r>
        <w:t>NTMP</w:t>
      </w:r>
      <w:r>
        <w:rPr>
          <w:rFonts w:hint="eastAsia"/>
        </w:rPr>
        <w:t>向正磷酸盐转换的</w:t>
      </w:r>
      <w:r>
        <w:t>反应机理：首先，部分</w:t>
      </w:r>
      <w:r>
        <w:t>NTMP</w:t>
      </w:r>
      <w:r>
        <w:t>通过电子转移至阳极的方式，直接氧化为无机磷</w:t>
      </w:r>
      <w:r>
        <w:rPr>
          <w:rFonts w:hint="eastAsia"/>
        </w:rPr>
        <w:t>，</w:t>
      </w:r>
      <w:r>
        <w:t>或者被阳极产生的氧化物（如</w:t>
      </w:r>
      <w:r>
        <w:t>Cl</w:t>
      </w:r>
      <w:r w:rsidRPr="009878ED">
        <w:rPr>
          <w:vertAlign w:val="subscript"/>
        </w:rPr>
        <w:t>2</w:t>
      </w:r>
      <w:r>
        <w:t>）通过一系列链式反应，间接氧化为无机磷，这一步受电解液和阳极材料很大影响，与此同时，阴极的水发生还原反应生成</w:t>
      </w:r>
      <w:r>
        <w:t>H</w:t>
      </w:r>
      <w:r w:rsidRPr="009878ED">
        <w:rPr>
          <w:vertAlign w:val="subscript"/>
        </w:rPr>
        <w:t>2</w:t>
      </w:r>
      <w:r>
        <w:t>和</w:t>
      </w:r>
      <w:r>
        <w:t>OH-</w:t>
      </w:r>
      <w:r>
        <w:t>，使得阴极局部</w:t>
      </w:r>
      <w:r>
        <w:t>pH</w:t>
      </w:r>
      <w:r>
        <w:t>较高；其次，在阴极局部高</w:t>
      </w:r>
      <w:r>
        <w:t>pH</w:t>
      </w:r>
      <w:r>
        <w:t>的环境诱导下，阳极转化的正磷酸盐（</w:t>
      </w:r>
      <w:r>
        <w:t>PO</w:t>
      </w:r>
      <w:r w:rsidRPr="009878ED">
        <w:rPr>
          <w:vertAlign w:val="subscript"/>
        </w:rPr>
        <w:t>4</w:t>
      </w:r>
      <w:r w:rsidRPr="009878ED">
        <w:rPr>
          <w:vertAlign w:val="superscript"/>
        </w:rPr>
        <w:t>-</w:t>
      </w:r>
      <w:r>
        <w:t>P</w:t>
      </w:r>
      <w:r>
        <w:t>）与溶液中存在的</w:t>
      </w:r>
      <w:r>
        <w:t>Ca</w:t>
      </w:r>
      <w:r>
        <w:t>离子反应，在阴极生成</w:t>
      </w:r>
      <w:proofErr w:type="spellStart"/>
      <w:r>
        <w:t>CaP</w:t>
      </w:r>
      <w:proofErr w:type="spellEnd"/>
      <w:r>
        <w:t>沉淀。处理过程中，阴极和阳极同时发挥作用，通过这种方式，非正磷酸</w:t>
      </w:r>
      <w:proofErr w:type="gramStart"/>
      <w:r>
        <w:t>盐实现</w:t>
      </w:r>
      <w:proofErr w:type="gramEnd"/>
      <w:r>
        <w:t>了向正磷酸盐的转化，并且以</w:t>
      </w:r>
      <w:proofErr w:type="spellStart"/>
      <w:r>
        <w:t>CaP</w:t>
      </w:r>
      <w:proofErr w:type="spellEnd"/>
      <w:proofErr w:type="gramStart"/>
      <w:r>
        <w:t>被形式</w:t>
      </w:r>
      <w:proofErr w:type="gramEnd"/>
      <w:r>
        <w:t>回收。</w:t>
      </w:r>
    </w:p>
    <w:p w14:paraId="4B72373A" w14:textId="77777777" w:rsidR="001B5AF8" w:rsidRPr="00DB18EA" w:rsidRDefault="001B5AF8" w:rsidP="001B5AF8">
      <w:pPr>
        <w:pStyle w:val="Bf2"/>
      </w:pPr>
    </w:p>
    <w:p w14:paraId="77BD9378" w14:textId="77777777" w:rsidR="001B5AF8" w:rsidRDefault="001B5AF8" w:rsidP="001B5AF8">
      <w:pPr>
        <w:pStyle w:val="B8"/>
        <w:rPr>
          <w:rFonts w:ascii="宋体" w:eastAsia="宋体" w:hAnsi="宋体"/>
          <w:b/>
          <w:bCs/>
        </w:rPr>
      </w:pPr>
      <w:r w:rsidRPr="00E2413D">
        <w:rPr>
          <w:rFonts w:ascii="宋体" w:eastAsia="宋体" w:hAnsi="宋体"/>
          <w:b/>
          <w:bCs/>
        </w:rPr>
        <w:t>Electrochemical Phosphorus Removal and Recovery from Cheese Wastewater: Function of Polarity Reversal</w:t>
      </w:r>
    </w:p>
    <w:p w14:paraId="3ECF55E9" w14:textId="77777777" w:rsidR="001B5AF8" w:rsidRPr="00C77C85" w:rsidRDefault="001B5AF8" w:rsidP="001B5AF8">
      <w:pPr>
        <w:pStyle w:val="Bf2"/>
      </w:pPr>
      <w:r w:rsidRPr="00C77C85">
        <w:rPr>
          <w:rFonts w:hint="eastAsia"/>
        </w:rPr>
        <w:t>本文主要提出一种</w:t>
      </w:r>
      <w:r>
        <w:rPr>
          <w:rFonts w:hint="eastAsia"/>
        </w:rPr>
        <w:t>极性转换的方式清洁电极，并将该电化学体系用于处理奶酪污水。清洁电极的原理大概为，将阴、阳极周期性的极性互换，互换后原本的阴极变为阳极，而此时的阳极会通过产生</w:t>
      </w:r>
      <w:r>
        <w:rPr>
          <w:rFonts w:hint="eastAsia"/>
        </w:rPr>
        <w:t>H</w:t>
      </w:r>
      <w:r>
        <w:t>+</w:t>
      </w:r>
      <w:r>
        <w:rPr>
          <w:rFonts w:hint="eastAsia"/>
        </w:rPr>
        <w:t>溶解内层沉淀，使沉淀自动脱落，通过这种方式不仅能实现电化学除磷的自动化，经过研究发现还能提高除磷效率，增加沉淀产物的纯度，降低处理能耗</w:t>
      </w:r>
      <w:r w:rsidRPr="00C77C85">
        <w:rPr>
          <w:rFonts w:hint="eastAsia"/>
        </w:rPr>
        <w:t>。</w:t>
      </w:r>
    </w:p>
    <w:p w14:paraId="331F941A" w14:textId="77777777" w:rsidR="001B5AF8" w:rsidRPr="00C77C85" w:rsidRDefault="001B5AF8" w:rsidP="001B5AF8">
      <w:pPr>
        <w:pStyle w:val="Bf2"/>
      </w:pPr>
      <w:r w:rsidRPr="00C77C85">
        <w:rPr>
          <w:rFonts w:hint="eastAsia"/>
        </w:rPr>
        <w:t>主要从以下几方面研究：</w:t>
      </w:r>
      <w:r>
        <w:rPr>
          <w:rFonts w:hint="eastAsia"/>
        </w:rPr>
        <w:t>理论证明</w:t>
      </w:r>
      <w:r w:rsidRPr="00C77C85">
        <w:rPr>
          <w:rFonts w:hint="eastAsia"/>
        </w:rPr>
        <w:t>、</w:t>
      </w:r>
      <w:r>
        <w:rPr>
          <w:rFonts w:hint="eastAsia"/>
        </w:rPr>
        <w:t>极性转换对除磷效率的影响</w:t>
      </w:r>
      <w:r w:rsidRPr="00C77C85">
        <w:rPr>
          <w:rFonts w:hint="eastAsia"/>
        </w:rPr>
        <w:t>、</w:t>
      </w:r>
      <w:r>
        <w:rPr>
          <w:rFonts w:hint="eastAsia"/>
        </w:rPr>
        <w:t>极性转换对产物纯度的影响</w:t>
      </w:r>
      <w:r w:rsidRPr="00C77C85">
        <w:rPr>
          <w:rFonts w:hint="eastAsia"/>
        </w:rPr>
        <w:t>、</w:t>
      </w:r>
      <w:r>
        <w:rPr>
          <w:rFonts w:hint="eastAsia"/>
        </w:rPr>
        <w:t>不同电流密度下使用</w:t>
      </w:r>
      <w:r>
        <w:rPr>
          <w:rFonts w:hint="eastAsia"/>
        </w:rPr>
        <w:t>P</w:t>
      </w:r>
      <w:r>
        <w:t>R</w:t>
      </w:r>
      <w:r>
        <w:rPr>
          <w:rFonts w:hint="eastAsia"/>
        </w:rPr>
        <w:t>和不使用</w:t>
      </w:r>
      <w:r>
        <w:rPr>
          <w:rFonts w:hint="eastAsia"/>
        </w:rPr>
        <w:t>P</w:t>
      </w:r>
      <w:r>
        <w:t>R</w:t>
      </w:r>
      <w:r>
        <w:rPr>
          <w:rFonts w:hint="eastAsia"/>
        </w:rPr>
        <w:t>的区别</w:t>
      </w:r>
      <w:r w:rsidRPr="00C77C85">
        <w:rPr>
          <w:rFonts w:hint="eastAsia"/>
        </w:rPr>
        <w:t>、</w:t>
      </w:r>
      <w:r>
        <w:rPr>
          <w:rFonts w:hint="eastAsia"/>
        </w:rPr>
        <w:t>实际应用</w:t>
      </w:r>
      <w:r w:rsidRPr="00C77C85">
        <w:rPr>
          <w:rFonts w:hint="eastAsia"/>
        </w:rPr>
        <w:t>、</w:t>
      </w:r>
      <w:r>
        <w:rPr>
          <w:rFonts w:hint="eastAsia"/>
        </w:rPr>
        <w:t>处理能耗</w:t>
      </w:r>
      <w:r w:rsidRPr="00C77C85">
        <w:rPr>
          <w:rFonts w:hint="eastAsia"/>
        </w:rPr>
        <w:t>。</w:t>
      </w:r>
    </w:p>
    <w:p w14:paraId="5D8175B9" w14:textId="77777777" w:rsidR="001B5AF8" w:rsidRDefault="001B5AF8" w:rsidP="001B5AF8">
      <w:pPr>
        <w:pStyle w:val="Bf2"/>
      </w:pPr>
      <w:r>
        <w:t>实验设置：</w:t>
      </w:r>
    </w:p>
    <w:p w14:paraId="4A8E1099" w14:textId="77777777" w:rsidR="001B5AF8" w:rsidRDefault="001B5AF8" w:rsidP="001B5AF8">
      <w:pPr>
        <w:pStyle w:val="Bf2"/>
      </w:pPr>
      <w:r>
        <w:t>反应器设计：三个反应器（</w:t>
      </w:r>
      <w:r>
        <w:t>A</w:t>
      </w:r>
      <w:r>
        <w:t>和</w:t>
      </w:r>
      <w:r>
        <w:t>B</w:t>
      </w:r>
      <w:r>
        <w:t>用于连续流和</w:t>
      </w:r>
      <w:proofErr w:type="gramStart"/>
      <w:r>
        <w:t>序批</w:t>
      </w:r>
      <w:proofErr w:type="gramEnd"/>
      <w:r>
        <w:t>流的对比，</w:t>
      </w:r>
      <w:r>
        <w:t>C</w:t>
      </w:r>
      <w:r>
        <w:t>用于</w:t>
      </w:r>
      <w:r>
        <w:t>SEM-EDS</w:t>
      </w:r>
      <w:r>
        <w:t>表征）</w:t>
      </w:r>
    </w:p>
    <w:p w14:paraId="471FA7FB" w14:textId="77777777" w:rsidR="001B5AF8" w:rsidRDefault="001B5AF8" w:rsidP="001B5AF8">
      <w:pPr>
        <w:pStyle w:val="Bf2"/>
      </w:pPr>
      <w:r>
        <w:t>反应器</w:t>
      </w:r>
      <w:r>
        <w:t>A</w:t>
      </w:r>
      <w:r>
        <w:t>（</w:t>
      </w:r>
      <w:r>
        <w:t>2.4L</w:t>
      </w:r>
      <w:r>
        <w:t>，处理</w:t>
      </w:r>
      <w:proofErr w:type="gramStart"/>
      <w:r>
        <w:t>序批流</w:t>
      </w:r>
      <w:proofErr w:type="gramEnd"/>
      <w:r>
        <w:t>奶酪污水），电极尺寸</w:t>
      </w:r>
      <w:r>
        <w:t>131mm × 32mm × 0.5mm</w:t>
      </w:r>
      <w:r>
        <w:t>，蠕动泵</w:t>
      </w:r>
      <w:r>
        <w:t>200mL/min</w:t>
      </w:r>
      <w:r>
        <w:t>，处理周期</w:t>
      </w:r>
      <w:r>
        <w:t>96h</w:t>
      </w:r>
      <w:r>
        <w:t>，极性变换</w:t>
      </w:r>
      <w:r>
        <w:t>24h/</w:t>
      </w:r>
      <w:r>
        <w:t>次。电流密度：低（</w:t>
      </w:r>
      <w:r>
        <w:t>62.5 A/m</w:t>
      </w:r>
      <w:r w:rsidRPr="001A12D8">
        <w:rPr>
          <w:vertAlign w:val="superscript"/>
        </w:rPr>
        <w:t>2</w:t>
      </w:r>
      <w:r>
        <w:t>）中（</w:t>
      </w:r>
      <w:r>
        <w:t>125 A/m</w:t>
      </w:r>
      <w:r w:rsidRPr="001A12D8">
        <w:rPr>
          <w:vertAlign w:val="superscript"/>
        </w:rPr>
        <w:t>2</w:t>
      </w:r>
      <w:r>
        <w:t>）高（</w:t>
      </w:r>
      <w:r>
        <w:t>187.5 A/m</w:t>
      </w:r>
      <w:r w:rsidRPr="001A12D8">
        <w:rPr>
          <w:vertAlign w:val="superscript"/>
        </w:rPr>
        <w:t>2</w:t>
      </w:r>
      <w:r>
        <w:t>）</w:t>
      </w:r>
    </w:p>
    <w:p w14:paraId="247C1F54" w14:textId="77777777" w:rsidR="001B5AF8" w:rsidRDefault="001B5AF8" w:rsidP="001B5AF8">
      <w:pPr>
        <w:pStyle w:val="Bf2"/>
      </w:pPr>
      <w:r>
        <w:t>反应器</w:t>
      </w:r>
      <w:r>
        <w:t>B</w:t>
      </w:r>
      <w:r>
        <w:t>（</w:t>
      </w:r>
      <w:r>
        <w:t>4.4L</w:t>
      </w:r>
      <w:r>
        <w:t>，处理连续流奶酪污水），电极尺寸</w:t>
      </w:r>
      <w:r>
        <w:t>200 mm × 40mm × 1mm</w:t>
      </w:r>
      <w:r>
        <w:t>，进水速度（</w:t>
      </w:r>
      <w:r>
        <w:t>2.2L/day</w:t>
      </w:r>
      <w:r>
        <w:t>），极性变换</w:t>
      </w:r>
      <w:r>
        <w:t>24h/</w:t>
      </w:r>
      <w:r>
        <w:t>次。电流密度：固定电流密度</w:t>
      </w:r>
      <w:r>
        <w:t>75 A/m</w:t>
      </w:r>
      <w:r w:rsidRPr="001A12D8">
        <w:rPr>
          <w:vertAlign w:val="superscript"/>
        </w:rPr>
        <w:t>2</w:t>
      </w:r>
      <w:r>
        <w:t>，水力停留时间（</w:t>
      </w:r>
      <w:r>
        <w:t>HRT</w:t>
      </w:r>
      <w:r>
        <w:t>）：</w:t>
      </w:r>
      <w:r>
        <w:t>2</w:t>
      </w:r>
      <w:r>
        <w:t>天</w:t>
      </w:r>
    </w:p>
    <w:p w14:paraId="48CA9682" w14:textId="77777777" w:rsidR="001B5AF8" w:rsidRDefault="001B5AF8" w:rsidP="001B5AF8">
      <w:pPr>
        <w:pStyle w:val="Bf2"/>
      </w:pPr>
      <w:r>
        <w:t>反应器</w:t>
      </w:r>
      <w:r>
        <w:t>C</w:t>
      </w:r>
      <w:r>
        <w:t>（</w:t>
      </w:r>
      <w:r>
        <w:t>0.2L</w:t>
      </w:r>
      <w:r>
        <w:t>，处理人工奶酪污水），电极尺寸</w:t>
      </w:r>
      <w:r>
        <w:t xml:space="preserve">20mm × 20mm </w:t>
      </w:r>
      <w:r>
        <w:t>，处理周期</w:t>
      </w:r>
      <w:r>
        <w:t>96h</w:t>
      </w:r>
      <w:r>
        <w:t>，极性变换</w:t>
      </w:r>
      <w:r>
        <w:t>24h/</w:t>
      </w:r>
      <w:r>
        <w:t>次。电流密度：</w:t>
      </w:r>
      <w:r>
        <w:t>150 A/m</w:t>
      </w:r>
      <w:r w:rsidRPr="001A12D8">
        <w:rPr>
          <w:vertAlign w:val="superscript"/>
        </w:rPr>
        <w:t>2</w:t>
      </w:r>
    </w:p>
    <w:p w14:paraId="1EFCCD86" w14:textId="77777777" w:rsidR="001B5AF8" w:rsidRDefault="001B5AF8" w:rsidP="001B5AF8">
      <w:pPr>
        <w:pStyle w:val="Bf2"/>
      </w:pPr>
      <w:r>
        <w:t>化学试剂：</w:t>
      </w:r>
      <w:r>
        <w:t>C</w:t>
      </w:r>
      <w:r w:rsidRPr="001A12D8">
        <w:rPr>
          <w:vertAlign w:val="subscript"/>
        </w:rPr>
        <w:t>2</w:t>
      </w:r>
      <w:r>
        <w:t>H</w:t>
      </w:r>
      <w:r w:rsidRPr="001A12D8">
        <w:rPr>
          <w:vertAlign w:val="subscript"/>
        </w:rPr>
        <w:t>3</w:t>
      </w:r>
      <w:r>
        <w:t>NaO</w:t>
      </w:r>
      <w:r w:rsidRPr="001A12D8">
        <w:rPr>
          <w:vertAlign w:val="subscript"/>
        </w:rPr>
        <w:t>2</w:t>
      </w:r>
      <w:r>
        <w:t>、</w:t>
      </w:r>
      <w:r>
        <w:t>CaCl</w:t>
      </w:r>
      <w:r w:rsidRPr="001A12D8">
        <w:rPr>
          <w:vertAlign w:val="subscript"/>
        </w:rPr>
        <w:t>2</w:t>
      </w:r>
      <w:r>
        <w:t>·</w:t>
      </w:r>
      <w:r w:rsidRPr="001A12D8">
        <w:t>2</w:t>
      </w:r>
      <w:r>
        <w:t>H</w:t>
      </w:r>
      <w:r w:rsidRPr="001A12D8">
        <w:rPr>
          <w:vertAlign w:val="subscript"/>
        </w:rPr>
        <w:t>2</w:t>
      </w:r>
      <w:r>
        <w:t>O</w:t>
      </w:r>
      <w:r>
        <w:t>、</w:t>
      </w:r>
      <w:r>
        <w:t>Na</w:t>
      </w:r>
      <w:r w:rsidRPr="001A12D8">
        <w:rPr>
          <w:vertAlign w:val="subscript"/>
        </w:rPr>
        <w:t>2</w:t>
      </w:r>
      <w:r>
        <w:t>HPO</w:t>
      </w:r>
      <w:r w:rsidRPr="001A12D8">
        <w:rPr>
          <w:vertAlign w:val="subscript"/>
        </w:rPr>
        <w:t>4</w:t>
      </w:r>
      <w:r>
        <w:t>和</w:t>
      </w:r>
      <w:r>
        <w:t>NaCl</w:t>
      </w:r>
      <w:r>
        <w:t>（制备人工奶酪污水）；</w:t>
      </w:r>
      <w:r>
        <w:t>NaOH</w:t>
      </w:r>
      <w:r>
        <w:t>和</w:t>
      </w:r>
      <w:r>
        <w:t>HNO</w:t>
      </w:r>
      <w:r w:rsidRPr="001A12D8">
        <w:rPr>
          <w:vertAlign w:val="subscript"/>
        </w:rPr>
        <w:t>3</w:t>
      </w:r>
      <w:r>
        <w:t>（调节</w:t>
      </w:r>
      <w:r>
        <w:t>pH</w:t>
      </w:r>
      <w:r>
        <w:t>）</w:t>
      </w:r>
    </w:p>
    <w:p w14:paraId="63654E6A" w14:textId="77777777" w:rsidR="001B5AF8" w:rsidRDefault="001B5AF8" w:rsidP="001B5AF8">
      <w:pPr>
        <w:pStyle w:val="Bf2"/>
      </w:pPr>
      <w:r>
        <w:t>实际污水：富</w:t>
      </w:r>
      <w:r>
        <w:t>P</w:t>
      </w:r>
      <w:r>
        <w:t>奶酪污水（来自荷兰当地污水处理厂，未经预处理）</w:t>
      </w:r>
    </w:p>
    <w:p w14:paraId="407E3650" w14:textId="77777777" w:rsidR="001B5AF8" w:rsidRPr="0065228C" w:rsidRDefault="001B5AF8" w:rsidP="001B5AF8">
      <w:pPr>
        <w:pStyle w:val="B8"/>
        <w:rPr>
          <w:rFonts w:ascii="宋体" w:eastAsia="宋体" w:hAnsi="宋体"/>
          <w:b/>
          <w:bCs/>
        </w:rPr>
      </w:pPr>
      <w:r w:rsidRPr="00AC22FC">
        <w:rPr>
          <w:rFonts w:ascii="宋体" w:eastAsia="宋体" w:hAnsi="宋体" w:hint="eastAsia"/>
          <w:b/>
          <w:bCs/>
        </w:rPr>
        <w:t>理论证明：</w:t>
      </w:r>
      <w:r w:rsidRPr="00AC22FC">
        <w:rPr>
          <w:rFonts w:ascii="宋体" w:eastAsia="宋体" w:hAnsi="宋体"/>
          <w:b/>
          <w:bCs/>
        </w:rPr>
        <w:t>PR</w:t>
      </w:r>
      <w:r>
        <w:rPr>
          <w:rFonts w:ascii="宋体" w:eastAsia="宋体" w:hAnsi="宋体" w:hint="eastAsia"/>
          <w:b/>
          <w:bCs/>
        </w:rPr>
        <w:t>能</w:t>
      </w:r>
      <w:r w:rsidRPr="00AC22FC">
        <w:rPr>
          <w:rFonts w:ascii="宋体" w:eastAsia="宋体" w:hAnsi="宋体"/>
          <w:b/>
          <w:bCs/>
        </w:rPr>
        <w:t>使阴极上的沉淀脱落</w:t>
      </w:r>
    </w:p>
    <w:p w14:paraId="44F673ED" w14:textId="77777777" w:rsidR="001B5AF8" w:rsidRDefault="001B5AF8" w:rsidP="001B5AF8">
      <w:pPr>
        <w:pStyle w:val="Bf2"/>
      </w:pPr>
      <w:r>
        <w:t>1.</w:t>
      </w:r>
      <w:r>
        <w:t>现象：在简单的反应器中，电流密度</w:t>
      </w:r>
      <w:r>
        <w:t>62.5A/m</w:t>
      </w:r>
      <w:r w:rsidRPr="00AC22FC">
        <w:rPr>
          <w:vertAlign w:val="superscript"/>
        </w:rPr>
        <w:t>2</w:t>
      </w:r>
      <w:r>
        <w:t>下，</w:t>
      </w:r>
      <w:r>
        <w:t>72h</w:t>
      </w:r>
      <w:r>
        <w:t>后，阴极被沉淀物覆盖，随后转换极性，</w:t>
      </w:r>
      <w:r>
        <w:t>3h</w:t>
      </w:r>
      <w:r>
        <w:t>后，一半沉淀从阴极上脱落，</w:t>
      </w:r>
      <w:r>
        <w:t>6h</w:t>
      </w:r>
      <w:r>
        <w:t>后所有沉淀从阴极上脱落，阴极和阳极像新的一样。</w:t>
      </w:r>
    </w:p>
    <w:p w14:paraId="3DCA3546" w14:textId="77777777" w:rsidR="001B5AF8" w:rsidRDefault="001B5AF8" w:rsidP="001B5AF8">
      <w:pPr>
        <w:pStyle w:val="Bf2"/>
      </w:pPr>
      <w:r>
        <w:t>结论：证明用</w:t>
      </w:r>
      <w:r>
        <w:t>PR</w:t>
      </w:r>
      <w:r>
        <w:t>的方式可以清洁电极表面。</w:t>
      </w:r>
    </w:p>
    <w:p w14:paraId="116A80AB" w14:textId="77777777" w:rsidR="001B5AF8" w:rsidRDefault="001B5AF8" w:rsidP="001B5AF8">
      <w:pPr>
        <w:pStyle w:val="Bf2"/>
      </w:pPr>
      <w:r>
        <w:t>2.</w:t>
      </w:r>
      <w:r>
        <w:t>目的：研究脱落沉淀固体的稳定性，是否会重新溶解于溶液中。</w:t>
      </w:r>
    </w:p>
    <w:p w14:paraId="3DD6E97A" w14:textId="77777777" w:rsidR="001B5AF8" w:rsidRDefault="001B5AF8" w:rsidP="001B5AF8">
      <w:pPr>
        <w:pStyle w:val="Bf2"/>
      </w:pPr>
      <w:r>
        <w:t>现象：观察到污水中</w:t>
      </w:r>
      <w:r>
        <w:t>P</w:t>
      </w:r>
      <w:r>
        <w:t>浓度并没有增加，即使在极性转换后和停止施加电流后，</w:t>
      </w:r>
      <w:r>
        <w:t>P</w:t>
      </w:r>
      <w:r>
        <w:t>浓度都没有增加。</w:t>
      </w:r>
    </w:p>
    <w:p w14:paraId="78C7C07D" w14:textId="77777777" w:rsidR="001B5AF8" w:rsidRDefault="001B5AF8" w:rsidP="001B5AF8">
      <w:pPr>
        <w:pStyle w:val="Bf2"/>
      </w:pPr>
      <w:r>
        <w:t>结论：脱落的固体相对稳定。</w:t>
      </w:r>
    </w:p>
    <w:p w14:paraId="22306D14" w14:textId="77777777" w:rsidR="001B5AF8" w:rsidRDefault="001B5AF8" w:rsidP="001B5AF8">
      <w:pPr>
        <w:pStyle w:val="Bf2"/>
      </w:pPr>
      <w:r>
        <w:t>3.</w:t>
      </w:r>
      <w:r>
        <w:t>现象：关闭电源后，</w:t>
      </w:r>
      <w:r>
        <w:t>Mg</w:t>
      </w:r>
      <w:r>
        <w:t>浓度上升。</w:t>
      </w:r>
    </w:p>
    <w:p w14:paraId="36D560DF" w14:textId="77777777" w:rsidR="001B5AF8" w:rsidRDefault="001B5AF8" w:rsidP="001B5AF8">
      <w:pPr>
        <w:pStyle w:val="Bf2"/>
      </w:pPr>
      <w:r>
        <w:t>分析：说明沉淀副产物</w:t>
      </w:r>
      <w:r>
        <w:t>Mg</w:t>
      </w:r>
      <w:r>
        <w:t>（</w:t>
      </w:r>
      <w:r>
        <w:t>OH</w:t>
      </w:r>
      <w:r>
        <w:t>）</w:t>
      </w:r>
      <w:r w:rsidRPr="00AC22FC">
        <w:rPr>
          <w:vertAlign w:val="subscript"/>
        </w:rPr>
        <w:t>2</w:t>
      </w:r>
      <w:r>
        <w:t>发生了溶解。</w:t>
      </w:r>
    </w:p>
    <w:p w14:paraId="32F2253A" w14:textId="77777777" w:rsidR="001B5AF8" w:rsidRPr="00462549" w:rsidRDefault="001B5AF8" w:rsidP="001B5AF8">
      <w:pPr>
        <w:pStyle w:val="B8"/>
        <w:rPr>
          <w:rFonts w:ascii="宋体" w:eastAsia="宋体" w:hAnsi="宋体"/>
          <w:b/>
          <w:bCs/>
        </w:rPr>
      </w:pPr>
      <w:r>
        <w:rPr>
          <w:rFonts w:ascii="宋体" w:eastAsia="宋体" w:hAnsi="宋体" w:hint="eastAsia"/>
          <w:b/>
          <w:bCs/>
        </w:rPr>
        <w:t>研究</w:t>
      </w:r>
      <w:r w:rsidRPr="00AC22FC">
        <w:rPr>
          <w:rFonts w:ascii="宋体" w:eastAsia="宋体" w:hAnsi="宋体"/>
          <w:b/>
          <w:bCs/>
        </w:rPr>
        <w:t>PR对除磷效率的提升</w:t>
      </w:r>
    </w:p>
    <w:p w14:paraId="0E8AF039" w14:textId="77777777" w:rsidR="001B5AF8" w:rsidRDefault="001B5AF8" w:rsidP="001B5AF8">
      <w:pPr>
        <w:pStyle w:val="Bf2"/>
      </w:pPr>
      <w:r>
        <w:t>1.</w:t>
      </w:r>
      <w:r>
        <w:t>现象：</w:t>
      </w:r>
      <w:r>
        <w:t>PR</w:t>
      </w:r>
      <w:r>
        <w:t>不仅能</w:t>
      </w:r>
      <w:r>
        <w:rPr>
          <w:rFonts w:hint="eastAsia"/>
        </w:rPr>
        <w:t>使沉淀从</w:t>
      </w:r>
      <w:r>
        <w:t>电极表面脱落，还能增强除磷效率。在较低电流密度下（</w:t>
      </w:r>
      <w:r>
        <w:t>62.5A/m</w:t>
      </w:r>
      <w:r w:rsidRPr="00BA2964">
        <w:rPr>
          <w:vertAlign w:val="superscript"/>
        </w:rPr>
        <w:t>2</w:t>
      </w:r>
      <w:r>
        <w:t>），</w:t>
      </w:r>
      <w:r>
        <w:t>96h</w:t>
      </w:r>
      <w:r>
        <w:t>后，使用</w:t>
      </w:r>
      <w:r>
        <w:t>PR</w:t>
      </w:r>
      <w:r>
        <w:t>和不使用</w:t>
      </w:r>
      <w:r>
        <w:t>PR</w:t>
      </w:r>
      <w:r>
        <w:t>，</w:t>
      </w:r>
      <w:r>
        <w:t>P</w:t>
      </w:r>
      <w:r>
        <w:t>去除率分别为</w:t>
      </w:r>
      <w:r>
        <w:t>95%</w:t>
      </w:r>
      <w:r>
        <w:t>和</w:t>
      </w:r>
      <w:r>
        <w:t>80%</w:t>
      </w:r>
      <w:r>
        <w:t>，</w:t>
      </w:r>
      <w:r>
        <w:t>PR</w:t>
      </w:r>
      <w:r>
        <w:t>使</w:t>
      </w:r>
      <w:r>
        <w:t>Ca</w:t>
      </w:r>
      <w:r>
        <w:t>的去除率也提升了</w:t>
      </w:r>
      <w:r>
        <w:t>10.5%</w:t>
      </w:r>
      <w:r>
        <w:t>；但</w:t>
      </w:r>
      <w:r>
        <w:t>PR</w:t>
      </w:r>
      <w:r>
        <w:t>对去除率的提升，仅在</w:t>
      </w:r>
      <w:r>
        <w:t>48h</w:t>
      </w:r>
      <w:r>
        <w:t>后最明显，</w:t>
      </w:r>
      <w:r>
        <w:t>48h</w:t>
      </w:r>
      <w:r>
        <w:t>前</w:t>
      </w:r>
      <w:r>
        <w:t>PR</w:t>
      </w:r>
      <w:r>
        <w:t>对去除率并没有提升。</w:t>
      </w:r>
    </w:p>
    <w:p w14:paraId="032E7F7F" w14:textId="77777777" w:rsidR="001B5AF8" w:rsidRDefault="001B5AF8" w:rsidP="001B5AF8">
      <w:pPr>
        <w:pStyle w:val="Bf2"/>
      </w:pPr>
      <w:r>
        <w:t>分析：</w:t>
      </w:r>
      <w:r>
        <w:t>PR</w:t>
      </w:r>
      <w:r>
        <w:t>在</w:t>
      </w:r>
      <w:r>
        <w:t>48h</w:t>
      </w:r>
      <w:r>
        <w:t>前并没有影响，可能是因为</w:t>
      </w:r>
      <w:r>
        <w:t>24h</w:t>
      </w:r>
      <w:r>
        <w:t>前（极性转换前）沉淀区域还没有因为沉淀的积累而受到影响，此时沉淀附着面积还较为充分，因此第一次极性转换后（</w:t>
      </w:r>
      <w:r>
        <w:t>24h</w:t>
      </w:r>
      <w:r>
        <w:t>后</w:t>
      </w:r>
      <w:r>
        <w:t>48h</w:t>
      </w:r>
      <w:r>
        <w:t>前），</w:t>
      </w:r>
      <w:r>
        <w:t>PR</w:t>
      </w:r>
      <w:r>
        <w:t>并没有表现出明显的促进作用。然而，</w:t>
      </w:r>
      <w:r>
        <w:t>48h</w:t>
      </w:r>
      <w:r>
        <w:t>后，随着不使用</w:t>
      </w:r>
      <w:r>
        <w:t>PR</w:t>
      </w:r>
      <w:r>
        <w:t>的电极，阴极表面逐渐被沉淀覆盖，此时</w:t>
      </w:r>
      <w:r>
        <w:t>P</w:t>
      </w:r>
      <w:r>
        <w:t>去除率为</w:t>
      </w:r>
      <w:r>
        <w:t>39.5%</w:t>
      </w:r>
      <w:r>
        <w:t>，产生的</w:t>
      </w:r>
      <w:proofErr w:type="spellStart"/>
      <w:r>
        <w:t>CaP</w:t>
      </w:r>
      <w:proofErr w:type="spellEnd"/>
      <w:r>
        <w:t>附着在阴极上，占据很大一部分面积，从而导致后续去除率逐渐降低。而使用</w:t>
      </w:r>
      <w:r>
        <w:t>PR</w:t>
      </w:r>
      <w:r>
        <w:t>的电极通过极性变换，定期清洁电极上附着的沉淀，因此</w:t>
      </w:r>
      <w:r>
        <w:t>48h</w:t>
      </w:r>
      <w:r>
        <w:t>后，去除率不会受到沉淀附着面积减少的影响。最后表现出来</w:t>
      </w:r>
      <w:r>
        <w:t>48h</w:t>
      </w:r>
      <w:r>
        <w:t>后，使用</w:t>
      </w:r>
      <w:r>
        <w:t>PR</w:t>
      </w:r>
      <w:r>
        <w:t>的体系比不使用</w:t>
      </w:r>
      <w:r>
        <w:t>PR</w:t>
      </w:r>
      <w:r>
        <w:t>的体系，去除率明显更高。</w:t>
      </w:r>
      <w:r>
        <w:t>‘</w:t>
      </w:r>
    </w:p>
    <w:p w14:paraId="29DDD4E0" w14:textId="77777777" w:rsidR="001B5AF8" w:rsidRDefault="001B5AF8" w:rsidP="001B5AF8">
      <w:pPr>
        <w:pStyle w:val="Bf2"/>
      </w:pPr>
      <w:r>
        <w:t>启示：过于频繁的变换极性，不一定好。在</w:t>
      </w:r>
      <w:proofErr w:type="spellStart"/>
      <w:r>
        <w:t>ECaPP</w:t>
      </w:r>
      <w:proofErr w:type="spellEnd"/>
      <w:r>
        <w:t>体系中，</w:t>
      </w:r>
      <w:r>
        <w:t>PR</w:t>
      </w:r>
      <w:r>
        <w:t>的变换时间（频率）应该接近在</w:t>
      </w:r>
      <w:r>
        <w:t>P</w:t>
      </w:r>
      <w:r>
        <w:t>去除速度开始降低时，例如在上述实验中，显然在</w:t>
      </w:r>
      <w:r>
        <w:t>24h</w:t>
      </w:r>
      <w:r>
        <w:t>前变换极性是不明智的，当后续阴极表面被沉淀覆盖，</w:t>
      </w:r>
      <w:r>
        <w:t>P</w:t>
      </w:r>
      <w:r>
        <w:t>去除率虽然仍上升，但去除速度开始下降，此时（如上述</w:t>
      </w:r>
      <w:r>
        <w:t>48h</w:t>
      </w:r>
      <w:r>
        <w:t>附近）变换极性是合理的。</w:t>
      </w:r>
    </w:p>
    <w:p w14:paraId="3E3C4F86" w14:textId="77777777" w:rsidR="001B5AF8" w:rsidRDefault="001B5AF8" w:rsidP="001B5AF8">
      <w:pPr>
        <w:pStyle w:val="Bf2"/>
      </w:pPr>
      <w:r>
        <w:t>实际决定</w:t>
      </w:r>
      <w:r>
        <w:t>PR</w:t>
      </w:r>
      <w:r>
        <w:t>频率的因素有很多，例如：污水组成、电极面积、电流密度等等，因此实际确定</w:t>
      </w:r>
      <w:r>
        <w:t>PR</w:t>
      </w:r>
      <w:r>
        <w:t>的频率应该结合具体情况，如上述，当阴极表面被沉淀大面积覆盖时，此时变换极性是合理的。</w:t>
      </w:r>
    </w:p>
    <w:p w14:paraId="2AC3905D" w14:textId="77777777" w:rsidR="001B5AF8" w:rsidRDefault="001B5AF8" w:rsidP="001B5AF8">
      <w:pPr>
        <w:pStyle w:val="Bf2"/>
      </w:pPr>
      <w:r>
        <w:t>2.</w:t>
      </w:r>
      <w:r>
        <w:t>现象：奶酪污水初始</w:t>
      </w:r>
      <w:r>
        <w:t>pH</w:t>
      </w:r>
      <w:r>
        <w:t>为</w:t>
      </w:r>
      <w:r>
        <w:t>4.5</w:t>
      </w:r>
      <w:r>
        <w:t>，使用</w:t>
      </w:r>
      <w:r>
        <w:t>PR</w:t>
      </w:r>
      <w:r>
        <w:t>和不使用</w:t>
      </w:r>
      <w:r>
        <w:t>PR</w:t>
      </w:r>
      <w:r>
        <w:t>电化学处理后的污水</w:t>
      </w:r>
      <w:r>
        <w:t>pH</w:t>
      </w:r>
      <w:r>
        <w:t>分别为</w:t>
      </w:r>
      <w:r>
        <w:t>7.5</w:t>
      </w:r>
      <w:r>
        <w:t>和</w:t>
      </w:r>
      <w:r>
        <w:t>6.2.</w:t>
      </w:r>
    </w:p>
    <w:p w14:paraId="2B85FA9B" w14:textId="77777777" w:rsidR="001B5AF8" w:rsidRDefault="001B5AF8" w:rsidP="001B5AF8">
      <w:pPr>
        <w:pStyle w:val="Bf2"/>
      </w:pPr>
      <w:r>
        <w:t>分析：两种情况下，电化学体系处理奶酪污水后，</w:t>
      </w:r>
      <w:r>
        <w:t>pH</w:t>
      </w:r>
      <w:r>
        <w:t>都上升可能是因为（</w:t>
      </w:r>
      <w:r>
        <w:t>1</w:t>
      </w:r>
      <w:r>
        <w:t>）奶酪污水存在较多氯离子，氯离子在阳极氧化，从而导致</w:t>
      </w:r>
      <w:r>
        <w:t>H+</w:t>
      </w:r>
      <w:r>
        <w:t>少于</w:t>
      </w:r>
      <w:r>
        <w:t>OH-</w:t>
      </w:r>
      <w:r>
        <w:t>，造成最后</w:t>
      </w:r>
      <w:r>
        <w:t>pH</w:t>
      </w:r>
      <w:r>
        <w:t>上升。（</w:t>
      </w:r>
      <w:r>
        <w:t>2</w:t>
      </w:r>
      <w:r>
        <w:t>）虽然</w:t>
      </w:r>
      <w:r>
        <w:t>H</w:t>
      </w:r>
      <w:r w:rsidRPr="009D2539">
        <w:rPr>
          <w:vertAlign w:val="subscript"/>
        </w:rPr>
        <w:t>2</w:t>
      </w:r>
      <w:r>
        <w:t>PO</w:t>
      </w:r>
      <w:r w:rsidRPr="009D2539">
        <w:rPr>
          <w:vertAlign w:val="subscript"/>
        </w:rPr>
        <w:t>4</w:t>
      </w:r>
      <w:r w:rsidRPr="009D2539">
        <w:rPr>
          <w:rFonts w:ascii="微软雅黑" w:eastAsia="微软雅黑" w:hAnsi="微软雅黑" w:cs="微软雅黑" w:hint="eastAsia"/>
          <w:vertAlign w:val="superscript"/>
        </w:rPr>
        <w:t>−</w:t>
      </w:r>
      <w:r>
        <w:t>能作为缓冲剂同时消耗</w:t>
      </w:r>
      <w:r>
        <w:t>OH-</w:t>
      </w:r>
      <w:r>
        <w:t>和</w:t>
      </w:r>
      <w:r>
        <w:t>H+</w:t>
      </w:r>
      <w:r>
        <w:t>，但磷酸根离子作为阴离子，会受到电性吸引向阳极移动，因而在阳极消耗</w:t>
      </w:r>
      <w:r>
        <w:t>H+</w:t>
      </w:r>
      <w:r>
        <w:t>，造成</w:t>
      </w:r>
      <w:r>
        <w:t>OH-</w:t>
      </w:r>
      <w:r>
        <w:t>积累，表现为</w:t>
      </w:r>
      <w:r>
        <w:t>pH</w:t>
      </w:r>
      <w:r>
        <w:t>上升。</w:t>
      </w:r>
    </w:p>
    <w:p w14:paraId="4DEBD656" w14:textId="77777777" w:rsidR="001B5AF8" w:rsidRDefault="001B5AF8" w:rsidP="001B5AF8">
      <w:pPr>
        <w:pStyle w:val="Bf2"/>
      </w:pPr>
      <w:r>
        <w:t>两种情况</w:t>
      </w:r>
      <w:r>
        <w:rPr>
          <w:rFonts w:hint="eastAsia"/>
        </w:rPr>
        <w:t>存在</w:t>
      </w:r>
      <w:r>
        <w:t>区别</w:t>
      </w:r>
      <w:r>
        <w:rPr>
          <w:rFonts w:hint="eastAsia"/>
        </w:rPr>
        <w:t>的原因</w:t>
      </w:r>
      <w:r>
        <w:t>：使用</w:t>
      </w:r>
      <w:r>
        <w:t>PR</w:t>
      </w:r>
      <w:r>
        <w:t>的</w:t>
      </w:r>
      <w:r>
        <w:t>pH</w:t>
      </w:r>
      <w:r>
        <w:t>比不使用更高的原因，可能是转换极性后，</w:t>
      </w:r>
      <w:r>
        <w:t>H+</w:t>
      </w:r>
      <w:r>
        <w:t>与</w:t>
      </w:r>
      <w:r>
        <w:t>OH-</w:t>
      </w:r>
      <w:r>
        <w:t>的结合被促进，以及内层沉淀</w:t>
      </w:r>
      <w:r>
        <w:rPr>
          <w:rFonts w:hint="eastAsia"/>
        </w:rPr>
        <w:t>（</w:t>
      </w:r>
      <w:r>
        <w:rPr>
          <w:rFonts w:hint="eastAsia"/>
        </w:rPr>
        <w:t>Ca</w:t>
      </w:r>
      <w:r>
        <w:t>CO</w:t>
      </w:r>
      <w:r w:rsidRPr="009D2539">
        <w:rPr>
          <w:vertAlign w:val="subscript"/>
        </w:rPr>
        <w:t>3</w:t>
      </w:r>
      <w:r>
        <w:rPr>
          <w:rFonts w:hint="eastAsia"/>
        </w:rPr>
        <w:t>、</w:t>
      </w:r>
      <w:r>
        <w:rPr>
          <w:rFonts w:hint="eastAsia"/>
        </w:rPr>
        <w:t>Mg</w:t>
      </w:r>
      <w:r>
        <w:rPr>
          <w:rFonts w:hint="eastAsia"/>
        </w:rPr>
        <w:t>（</w:t>
      </w:r>
      <w:r>
        <w:rPr>
          <w:rFonts w:hint="eastAsia"/>
        </w:rPr>
        <w:t>O</w:t>
      </w:r>
      <w:r>
        <w:t>H</w:t>
      </w:r>
      <w:r>
        <w:rPr>
          <w:rFonts w:hint="eastAsia"/>
        </w:rPr>
        <w:t>）</w:t>
      </w:r>
      <w:r w:rsidRPr="009D2539">
        <w:rPr>
          <w:rFonts w:hint="eastAsia"/>
          <w:vertAlign w:val="subscript"/>
        </w:rPr>
        <w:t>2</w:t>
      </w:r>
      <w:r>
        <w:rPr>
          <w:rFonts w:hint="eastAsia"/>
        </w:rPr>
        <w:t>）</w:t>
      </w:r>
      <w:r>
        <w:t>溶解过程中对</w:t>
      </w:r>
      <w:r>
        <w:t>H+</w:t>
      </w:r>
      <w:r>
        <w:t>的消耗，造成</w:t>
      </w:r>
      <w:r>
        <w:t>OH-</w:t>
      </w:r>
      <w:r>
        <w:t>积累，表现为</w:t>
      </w:r>
      <w:r>
        <w:t>pH</w:t>
      </w:r>
      <w:r>
        <w:t>上升。</w:t>
      </w:r>
    </w:p>
    <w:p w14:paraId="6B8A8CC3" w14:textId="77777777" w:rsidR="001B5AF8" w:rsidRDefault="001B5AF8" w:rsidP="001B5AF8">
      <w:pPr>
        <w:pStyle w:val="Bf2"/>
      </w:pPr>
      <w:r>
        <w:t>3.</w:t>
      </w:r>
      <w:r>
        <w:t>目的：为了在微观层面上进一步研究处理过程，对使用</w:t>
      </w:r>
      <w:r>
        <w:t>PR</w:t>
      </w:r>
      <w:r>
        <w:t>的电极进行</w:t>
      </w:r>
      <w:r>
        <w:t>SEM-EDS</w:t>
      </w:r>
      <w:r>
        <w:t>表征。</w:t>
      </w:r>
    </w:p>
    <w:p w14:paraId="3D4707C8" w14:textId="77777777" w:rsidR="001B5AF8" w:rsidRDefault="001B5AF8" w:rsidP="001B5AF8">
      <w:pPr>
        <w:pStyle w:val="Bf2"/>
      </w:pPr>
      <w:r>
        <w:t>现象：使用前的电极，形态为典型</w:t>
      </w:r>
      <w:r>
        <w:t>Pt-Ti</w:t>
      </w:r>
      <w:r>
        <w:t>板，</w:t>
      </w:r>
      <w:r>
        <w:t>EDS</w:t>
      </w:r>
      <w:r>
        <w:t>分析表明上面没有</w:t>
      </w:r>
      <w:r>
        <w:t>Ca</w:t>
      </w:r>
      <w:r>
        <w:t>或者</w:t>
      </w:r>
      <w:r>
        <w:t>P</w:t>
      </w:r>
      <w:r>
        <w:t>；</w:t>
      </w:r>
      <w:r>
        <w:t>8h</w:t>
      </w:r>
      <w:r>
        <w:t>后，阴极表面被一些分散的沉淀覆盖，同时，元素分布表明</w:t>
      </w:r>
      <w:r>
        <w:t>Ca</w:t>
      </w:r>
      <w:r>
        <w:t>和</w:t>
      </w:r>
      <w:r>
        <w:t>P</w:t>
      </w:r>
      <w:r>
        <w:t>元素百分比上升，该沉淀可能由</w:t>
      </w:r>
      <w:r>
        <w:t>Ca</w:t>
      </w:r>
      <w:r>
        <w:t>、</w:t>
      </w:r>
      <w:r>
        <w:t>P</w:t>
      </w:r>
      <w:r>
        <w:t>组成；</w:t>
      </w:r>
      <w:r>
        <w:t>24h</w:t>
      </w:r>
      <w:r>
        <w:t>后，阴极表面被沉淀完全覆盖，阴极形态不再像使用前那样清晰，</w:t>
      </w:r>
      <w:r>
        <w:t>Ca</w:t>
      </w:r>
      <w:r>
        <w:t>和</w:t>
      </w:r>
      <w:r>
        <w:t>P</w:t>
      </w:r>
      <w:r>
        <w:t>元素百分比继续上升；此时让极性发生转变（</w:t>
      </w:r>
      <w:r>
        <w:t>24h</w:t>
      </w:r>
      <w:r>
        <w:t>）；</w:t>
      </w:r>
      <w:r>
        <w:t>48h</w:t>
      </w:r>
      <w:r>
        <w:t>后，之前形成的沉淀完全从阳极（之前为阴极）上脱落，此时电极的形态和元素分布正如使用前的电极一样；</w:t>
      </w:r>
      <w:r>
        <w:t>96h</w:t>
      </w:r>
      <w:r>
        <w:t>，与</w:t>
      </w:r>
      <w:r>
        <w:t>Ca</w:t>
      </w:r>
      <w:r>
        <w:t>和</w:t>
      </w:r>
      <w:r>
        <w:t>P</w:t>
      </w:r>
      <w:r>
        <w:t>去除率的提高不同，</w:t>
      </w:r>
      <w:r>
        <w:t>PR</w:t>
      </w:r>
      <w:r>
        <w:t>使</w:t>
      </w:r>
      <w:r>
        <w:t>Mg</w:t>
      </w:r>
      <w:r>
        <w:t>去除率降低。</w:t>
      </w:r>
    </w:p>
    <w:p w14:paraId="69024FB5" w14:textId="77777777" w:rsidR="001B5AF8" w:rsidRDefault="001B5AF8" w:rsidP="001B5AF8">
      <w:pPr>
        <w:pStyle w:val="Bf2"/>
      </w:pPr>
      <w:r>
        <w:t>分析：</w:t>
      </w:r>
      <w:r>
        <w:t>Mg</w:t>
      </w:r>
      <w:r>
        <w:t>去除率降低，可能是因为</w:t>
      </w:r>
      <w:r>
        <w:t>Mg</w:t>
      </w:r>
      <w:r>
        <w:t>（</w:t>
      </w:r>
      <w:r>
        <w:t>OH</w:t>
      </w:r>
      <w:r>
        <w:t>）</w:t>
      </w:r>
      <w:r w:rsidRPr="009D2539">
        <w:rPr>
          <w:vertAlign w:val="subscript"/>
        </w:rPr>
        <w:t>2</w:t>
      </w:r>
      <w:r>
        <w:t>比</w:t>
      </w:r>
      <w:r>
        <w:t>HAP</w:t>
      </w:r>
      <w:r>
        <w:t>溶解度要高，因此较为不稳定，在酸性和中性条件下，</w:t>
      </w:r>
      <w:r>
        <w:rPr>
          <w:rFonts w:hint="eastAsia"/>
        </w:rPr>
        <w:t>容易</w:t>
      </w:r>
      <w:r>
        <w:t>发生溶解。</w:t>
      </w:r>
    </w:p>
    <w:p w14:paraId="18B8BA9B" w14:textId="77777777" w:rsidR="001B5AF8" w:rsidRDefault="001B5AF8" w:rsidP="001B5AF8">
      <w:pPr>
        <w:pStyle w:val="Bf2"/>
      </w:pPr>
      <w:r>
        <w:t>注意：值得一提的是，因为</w:t>
      </w:r>
      <w:r>
        <w:t>Mg</w:t>
      </w:r>
      <w:r>
        <w:t>（</w:t>
      </w:r>
      <w:r>
        <w:t>OH</w:t>
      </w:r>
      <w:r>
        <w:t>）</w:t>
      </w:r>
      <w:r w:rsidRPr="009D2539">
        <w:rPr>
          <w:vertAlign w:val="subscript"/>
        </w:rPr>
        <w:t>2</w:t>
      </w:r>
      <w:r>
        <w:t>副产物的溶解并不影响</w:t>
      </w:r>
      <w:proofErr w:type="spellStart"/>
      <w:r>
        <w:t>CaP</w:t>
      </w:r>
      <w:proofErr w:type="spellEnd"/>
      <w:r>
        <w:t>从阴极上脱落，甚至会增加收集到产物的纯度，所以对于产物纯度来说，</w:t>
      </w:r>
      <w:r>
        <w:t>Mg</w:t>
      </w:r>
      <w:r>
        <w:t>去除率低并不是坏事。</w:t>
      </w:r>
    </w:p>
    <w:p w14:paraId="01DB9CB6" w14:textId="77777777" w:rsidR="001B5AF8" w:rsidRDefault="001B5AF8" w:rsidP="001B5AF8">
      <w:pPr>
        <w:pStyle w:val="Bf2"/>
      </w:pPr>
      <w:r>
        <w:t>4.</w:t>
      </w:r>
      <w:r>
        <w:t>现象：使用</w:t>
      </w:r>
      <w:r>
        <w:t>PR</w:t>
      </w:r>
      <w:r>
        <w:t>的电化学体系与不使用</w:t>
      </w:r>
      <w:r>
        <w:t>PR</w:t>
      </w:r>
      <w:r>
        <w:t>相比，收集到的沉淀固体含有更多</w:t>
      </w:r>
      <w:r>
        <w:t>P</w:t>
      </w:r>
      <w:r>
        <w:t>（</w:t>
      </w:r>
      <w:r>
        <w:t>13.5% vs10.3%</w:t>
      </w:r>
      <w:r>
        <w:t>）更少</w:t>
      </w:r>
      <w:r>
        <w:t>Mg</w:t>
      </w:r>
      <w:r>
        <w:t>（</w:t>
      </w:r>
      <w:r>
        <w:t>2.5g/kg vs12.5g/kg)</w:t>
      </w:r>
      <w:r>
        <w:t>；回收固体的</w:t>
      </w:r>
      <w:r>
        <w:t>Ca/P</w:t>
      </w:r>
      <w:r>
        <w:t>理论计算值为</w:t>
      </w:r>
      <w:r>
        <w:t>1.7</w:t>
      </w:r>
      <w:r>
        <w:t>，不使用</w:t>
      </w:r>
      <w:r>
        <w:t>PR</w:t>
      </w:r>
      <w:r>
        <w:t>回收的固体</w:t>
      </w:r>
      <w:r>
        <w:t>Ca/P</w:t>
      </w:r>
      <w:r>
        <w:t>值为</w:t>
      </w:r>
      <w:r>
        <w:t>2.4</w:t>
      </w:r>
      <w:r>
        <w:t>。</w:t>
      </w:r>
    </w:p>
    <w:p w14:paraId="6117A1C5" w14:textId="77777777" w:rsidR="001B5AF8" w:rsidRDefault="001B5AF8" w:rsidP="001B5AF8">
      <w:pPr>
        <w:pStyle w:val="Bf2"/>
      </w:pPr>
      <w:r>
        <w:t>分析：</w:t>
      </w:r>
      <w:r>
        <w:t>Ca/P</w:t>
      </w:r>
      <w:r>
        <w:t>比理论计算值要高，说明不使用</w:t>
      </w:r>
      <w:r>
        <w:t>PR</w:t>
      </w:r>
      <w:r>
        <w:t>回收的固体中，含有其他</w:t>
      </w:r>
      <w:r>
        <w:t>Ca</w:t>
      </w:r>
      <w:r>
        <w:t>杂质（例如：</w:t>
      </w:r>
      <w:r>
        <w:t>CaCO</w:t>
      </w:r>
      <w:r w:rsidRPr="009D2539">
        <w:rPr>
          <w:vertAlign w:val="subscript"/>
        </w:rPr>
        <w:t>3</w:t>
      </w:r>
      <w:r>
        <w:t>）。即使用</w:t>
      </w:r>
      <w:r>
        <w:t>PR</w:t>
      </w:r>
      <w:r>
        <w:t>的电化学体系，除了帮助去除沉淀清洁电极外，还能提高沉淀产物的质量。</w:t>
      </w:r>
    </w:p>
    <w:p w14:paraId="62A5F07D" w14:textId="77777777" w:rsidR="001B5AF8" w:rsidRDefault="001B5AF8" w:rsidP="001B5AF8">
      <w:pPr>
        <w:pStyle w:val="Bf2"/>
      </w:pPr>
      <w:r>
        <w:t>5.</w:t>
      </w:r>
      <w:r>
        <w:t>现象：</w:t>
      </w:r>
      <w:r>
        <w:t>XRD</w:t>
      </w:r>
      <w:r>
        <w:t>图像表明，使用</w:t>
      </w:r>
      <w:r>
        <w:t>PR</w:t>
      </w:r>
      <w:r>
        <w:t>的电化学体系中，收集到的固体分别包含</w:t>
      </w:r>
      <w:r>
        <w:t>HAP</w:t>
      </w:r>
      <w:r>
        <w:t>（</w:t>
      </w:r>
      <w:r>
        <w:t xml:space="preserve">80 </w:t>
      </w:r>
      <w:proofErr w:type="spellStart"/>
      <w:r>
        <w:t>wt</w:t>
      </w:r>
      <w:proofErr w:type="spellEnd"/>
      <w:r>
        <w:t>%</w:t>
      </w:r>
      <w:r>
        <w:t>）和</w:t>
      </w:r>
      <w:r>
        <w:t>CaCO3</w:t>
      </w:r>
      <w:r>
        <w:t>（</w:t>
      </w:r>
      <w:r>
        <w:t>20wt%</w:t>
      </w:r>
      <w:r>
        <w:t>）。因为</w:t>
      </w:r>
      <w:r>
        <w:t>Mg</w:t>
      </w:r>
      <w:r>
        <w:t>浓度太低，因此无法量化</w:t>
      </w:r>
      <w:r>
        <w:t>Mg</w:t>
      </w:r>
      <w:r>
        <w:t>（</w:t>
      </w:r>
      <w:r>
        <w:t>OH</w:t>
      </w:r>
      <w:r>
        <w:t>）</w:t>
      </w:r>
      <w:r w:rsidRPr="009D2539">
        <w:rPr>
          <w:vertAlign w:val="subscript"/>
        </w:rPr>
        <w:t>2</w:t>
      </w:r>
      <w:r>
        <w:t>的存在和消失。</w:t>
      </w:r>
    </w:p>
    <w:p w14:paraId="1307C7CD" w14:textId="77777777" w:rsidR="001B5AF8" w:rsidRDefault="001B5AF8" w:rsidP="001B5AF8">
      <w:pPr>
        <w:pStyle w:val="B8"/>
      </w:pPr>
      <w:r w:rsidRPr="00AC22FC">
        <w:rPr>
          <w:rFonts w:ascii="宋体" w:eastAsia="宋体" w:hAnsi="宋体" w:hint="eastAsia"/>
          <w:b/>
          <w:bCs/>
        </w:rPr>
        <w:t>中电流密度和高电流密度</w:t>
      </w:r>
      <w:r>
        <w:rPr>
          <w:rFonts w:ascii="宋体" w:eastAsia="宋体" w:hAnsi="宋体" w:hint="eastAsia"/>
          <w:b/>
          <w:bCs/>
        </w:rPr>
        <w:t>的影响</w:t>
      </w:r>
    </w:p>
    <w:p w14:paraId="2C88B587" w14:textId="77777777" w:rsidR="001B5AF8" w:rsidRDefault="001B5AF8" w:rsidP="001B5AF8">
      <w:pPr>
        <w:pStyle w:val="Bf2"/>
      </w:pPr>
      <w:r>
        <w:t>1.</w:t>
      </w:r>
      <w:r>
        <w:t>现象：使用</w:t>
      </w:r>
      <w:r>
        <w:t>PR</w:t>
      </w:r>
      <w:r>
        <w:t>的电化学体系中，无论电流密度如何，最终</w:t>
      </w:r>
      <w:r>
        <w:t>P</w:t>
      </w:r>
      <w:r>
        <w:t>去除率均在</w:t>
      </w:r>
      <w:r>
        <w:t>95%</w:t>
      </w:r>
      <w:r>
        <w:t>以上，但电流密度越高，</w:t>
      </w:r>
      <w:r>
        <w:t>P</w:t>
      </w:r>
      <w:r>
        <w:t>去除速度越快（即能短时间达到高去除率）。高电流密度（</w:t>
      </w:r>
      <w:r>
        <w:t>187.5 A/m</w:t>
      </w:r>
      <w:r w:rsidRPr="00C77C85">
        <w:rPr>
          <w:vertAlign w:val="superscript"/>
        </w:rPr>
        <w:t>2</w:t>
      </w:r>
      <w:r>
        <w:t>）时，</w:t>
      </w:r>
      <w:r>
        <w:t>24h</w:t>
      </w:r>
      <w:r>
        <w:t>后，去除效率达到</w:t>
      </w:r>
      <w:r>
        <w:t>83.5%</w:t>
      </w:r>
      <w:r>
        <w:t>，中电流密度（</w:t>
      </w:r>
      <w:r>
        <w:t>125 A/m</w:t>
      </w:r>
      <w:r w:rsidRPr="00C77C85">
        <w:rPr>
          <w:vertAlign w:val="superscript"/>
        </w:rPr>
        <w:t>2</w:t>
      </w:r>
      <w:r>
        <w:t>）时，</w:t>
      </w:r>
      <w:r>
        <w:t>24</w:t>
      </w:r>
      <w:r>
        <w:t>后去除效率达到</w:t>
      </w:r>
      <w:r>
        <w:t>41.5%</w:t>
      </w:r>
      <w:r>
        <w:t>，低电流密度（</w:t>
      </w:r>
      <w:r>
        <w:t>62.5 A/m</w:t>
      </w:r>
      <w:r w:rsidRPr="00C77C85">
        <w:rPr>
          <w:vertAlign w:val="superscript"/>
        </w:rPr>
        <w:t>2</w:t>
      </w:r>
      <w:r>
        <w:t>），</w:t>
      </w:r>
      <w:r>
        <w:t>24h</w:t>
      </w:r>
      <w:r>
        <w:t>去除效率达到</w:t>
      </w:r>
      <w:r>
        <w:t>21.6%</w:t>
      </w:r>
      <w:r>
        <w:t>。</w:t>
      </w:r>
    </w:p>
    <w:p w14:paraId="13A8BC69" w14:textId="77777777" w:rsidR="001B5AF8" w:rsidRDefault="001B5AF8" w:rsidP="001B5AF8">
      <w:pPr>
        <w:pStyle w:val="Bf2"/>
      </w:pPr>
      <w:r>
        <w:t>分析：动力学上的提升，可能是因为电流密度升高，不仅增强了</w:t>
      </w:r>
      <w:r>
        <w:t>OH-</w:t>
      </w:r>
      <w:r>
        <w:t>的</w:t>
      </w:r>
      <w:r>
        <w:rPr>
          <w:rFonts w:hint="eastAsia"/>
        </w:rPr>
        <w:t>形成</w:t>
      </w:r>
      <w:r>
        <w:t>，促进局部</w:t>
      </w:r>
      <w:r>
        <w:t>pH</w:t>
      </w:r>
      <w:r>
        <w:t>升高，而且增强了阳离子向阴极的电迁移（即</w:t>
      </w:r>
      <w:r>
        <w:t>Ca</w:t>
      </w:r>
      <w:r w:rsidRPr="00C77C85">
        <w:rPr>
          <w:vertAlign w:val="superscript"/>
        </w:rPr>
        <w:t>2+</w:t>
      </w:r>
      <w:r>
        <w:t>向阴极的迁移）。因此实际应用时，通过提高电流密度，可以缩短原本所需的水力停留时间。</w:t>
      </w:r>
    </w:p>
    <w:p w14:paraId="4B50BCBE" w14:textId="77777777" w:rsidR="001B5AF8" w:rsidRDefault="001B5AF8" w:rsidP="001B5AF8">
      <w:pPr>
        <w:pStyle w:val="Bf2"/>
      </w:pPr>
      <w:r>
        <w:t>2.</w:t>
      </w:r>
      <w:r>
        <w:t>现象：在中电流密度（</w:t>
      </w:r>
      <w:r>
        <w:t>125 A/m</w:t>
      </w:r>
      <w:r w:rsidRPr="00C77C85">
        <w:rPr>
          <w:vertAlign w:val="superscript"/>
        </w:rPr>
        <w:t>2</w:t>
      </w:r>
      <w:r>
        <w:t>）和高电流密度（</w:t>
      </w:r>
      <w:r>
        <w:t>187.5 A/m</w:t>
      </w:r>
      <w:r w:rsidRPr="00C77C85">
        <w:rPr>
          <w:vertAlign w:val="superscript"/>
        </w:rPr>
        <w:t>2</w:t>
      </w:r>
      <w:r>
        <w:t>）下，</w:t>
      </w:r>
      <w:r>
        <w:t>PR</w:t>
      </w:r>
      <w:r>
        <w:t>对去除率并没有较大影响，使用</w:t>
      </w:r>
      <w:r>
        <w:t>PR</w:t>
      </w:r>
      <w:r>
        <w:t>的体系和不使用</w:t>
      </w:r>
      <w:r>
        <w:t>PR</w:t>
      </w:r>
      <w:r>
        <w:t>的体系，</w:t>
      </w:r>
      <w:r>
        <w:t>P</w:t>
      </w:r>
      <w:r>
        <w:t>去除率基本相同；在低电流密度（</w:t>
      </w:r>
      <w:r>
        <w:t>62.5 A/m</w:t>
      </w:r>
      <w:r w:rsidRPr="00C77C85">
        <w:rPr>
          <w:vertAlign w:val="superscript"/>
        </w:rPr>
        <w:t>2</w:t>
      </w:r>
      <w:r>
        <w:t>）下，阴极被沉淀物覆盖，中电流密度（</w:t>
      </w:r>
      <w:r>
        <w:t>125 A/m</w:t>
      </w:r>
      <w:r w:rsidRPr="00C77C85">
        <w:rPr>
          <w:vertAlign w:val="superscript"/>
        </w:rPr>
        <w:t>2</w:t>
      </w:r>
      <w:r>
        <w:t>）下，阴极仅发现少数沉淀物，高电流密度（</w:t>
      </w:r>
      <w:r>
        <w:t>187.5 A/m</w:t>
      </w:r>
      <w:r w:rsidRPr="00C77C85">
        <w:rPr>
          <w:vertAlign w:val="superscript"/>
        </w:rPr>
        <w:t>2</w:t>
      </w:r>
      <w:r>
        <w:t>）下，阴极未发现明显沉淀物。</w:t>
      </w:r>
    </w:p>
    <w:p w14:paraId="7365B27E" w14:textId="77777777" w:rsidR="001B5AF8" w:rsidRDefault="001B5AF8" w:rsidP="001B5AF8">
      <w:pPr>
        <w:pStyle w:val="Bf2"/>
      </w:pPr>
      <w:r>
        <w:t>分析：根据电化学体系电解水的原理，阴极产生</w:t>
      </w:r>
      <w:r>
        <w:t>H</w:t>
      </w:r>
      <w:r w:rsidRPr="00C77C85">
        <w:rPr>
          <w:vertAlign w:val="subscript"/>
        </w:rPr>
        <w:t>2</w:t>
      </w:r>
      <w:r>
        <w:t>，阳极产生</w:t>
      </w:r>
      <w:r>
        <w:t>O</w:t>
      </w:r>
      <w:r w:rsidRPr="00C77C85">
        <w:rPr>
          <w:vertAlign w:val="subscript"/>
        </w:rPr>
        <w:t>2</w:t>
      </w:r>
      <w:r>
        <w:t>，而在较高电流密度下，即便不使用</w:t>
      </w:r>
      <w:r>
        <w:t>PR</w:t>
      </w:r>
      <w:r>
        <w:t>（极性变换），因为高电流密度导致产生的</w:t>
      </w:r>
      <w:r>
        <w:t>H</w:t>
      </w:r>
      <w:r w:rsidRPr="00C77C85">
        <w:rPr>
          <w:vertAlign w:val="subscript"/>
        </w:rPr>
        <w:t>2</w:t>
      </w:r>
      <w:r>
        <w:t>和</w:t>
      </w:r>
      <w:r>
        <w:t>O</w:t>
      </w:r>
      <w:r w:rsidRPr="00C77C85">
        <w:rPr>
          <w:vertAlign w:val="subscript"/>
        </w:rPr>
        <w:t>2</w:t>
      </w:r>
      <w:r>
        <w:t>较多，所以（</w:t>
      </w:r>
      <w:r>
        <w:t>1</w:t>
      </w:r>
      <w:r>
        <w:t>）阴极处的沉淀在</w:t>
      </w:r>
      <w:r>
        <w:t>H</w:t>
      </w:r>
      <w:r w:rsidRPr="00C77C85">
        <w:rPr>
          <w:vertAlign w:val="subscript"/>
        </w:rPr>
        <w:t>2</w:t>
      </w:r>
      <w:r>
        <w:t>气体的推动作用下，自动脱落的趋势增强，从而去除率与使用</w:t>
      </w:r>
      <w:r>
        <w:t>PR</w:t>
      </w:r>
      <w:r>
        <w:t>时没有区别。（</w:t>
      </w:r>
      <w:r>
        <w:t>2</w:t>
      </w:r>
      <w:r>
        <w:t>）过往研究曾提出，阴极产生的</w:t>
      </w:r>
      <w:r>
        <w:t>H</w:t>
      </w:r>
      <w:r w:rsidRPr="00C77C85">
        <w:rPr>
          <w:vertAlign w:val="subscript"/>
        </w:rPr>
        <w:t>2</w:t>
      </w:r>
      <w:r>
        <w:t>会在沉淀形成过程中，在沉淀层中形成</w:t>
      </w:r>
      <w:r>
        <w:t>H</w:t>
      </w:r>
      <w:r w:rsidRPr="00C77C85">
        <w:rPr>
          <w:vertAlign w:val="subscript"/>
        </w:rPr>
        <w:t>2</w:t>
      </w:r>
      <w:r>
        <w:t>气体通道，该通道可能帮助局部的</w:t>
      </w:r>
      <w:r>
        <w:t>OH-</w:t>
      </w:r>
      <w:r>
        <w:t>向外扩散，从而维持</w:t>
      </w:r>
      <w:proofErr w:type="spellStart"/>
      <w:r>
        <w:t>CaP</w:t>
      </w:r>
      <w:proofErr w:type="spellEnd"/>
      <w:r>
        <w:t>沉淀生成，去除率不被影响。</w:t>
      </w:r>
    </w:p>
    <w:p w14:paraId="1F7D7413" w14:textId="77777777" w:rsidR="001B5AF8" w:rsidRDefault="001B5AF8" w:rsidP="001B5AF8">
      <w:pPr>
        <w:pStyle w:val="B8"/>
        <w:rPr>
          <w:rFonts w:ascii="宋体" w:eastAsia="宋体" w:hAnsi="宋体"/>
          <w:b/>
          <w:bCs/>
        </w:rPr>
      </w:pPr>
      <w:r w:rsidRPr="00AC22FC">
        <w:rPr>
          <w:rFonts w:ascii="宋体" w:eastAsia="宋体" w:hAnsi="宋体" w:hint="eastAsia"/>
          <w:b/>
          <w:bCs/>
        </w:rPr>
        <w:t>稳定运行和能耗</w:t>
      </w:r>
      <w:r>
        <w:rPr>
          <w:rFonts w:ascii="宋体" w:eastAsia="宋体" w:hAnsi="宋体" w:hint="eastAsia"/>
          <w:b/>
          <w:bCs/>
        </w:rPr>
        <w:t>优化</w:t>
      </w:r>
    </w:p>
    <w:p w14:paraId="2ADAD0C0" w14:textId="77777777" w:rsidR="001B5AF8" w:rsidRDefault="001B5AF8" w:rsidP="001B5AF8">
      <w:pPr>
        <w:pStyle w:val="Bf2"/>
      </w:pPr>
      <w:r>
        <w:t>1.</w:t>
      </w:r>
      <w:r>
        <w:t>现象：不使用</w:t>
      </w:r>
      <w:r>
        <w:t>PR</w:t>
      </w:r>
      <w:r>
        <w:t>时，</w:t>
      </w:r>
      <w:r>
        <w:t>P</w:t>
      </w:r>
      <w:r>
        <w:t>去除率在</w:t>
      </w:r>
      <w:r>
        <w:t>6</w:t>
      </w:r>
      <w:r>
        <w:t>天后达到稳定，第</w:t>
      </w:r>
      <w:r>
        <w:t>6</w:t>
      </w:r>
      <w:r>
        <w:t>天到第</w:t>
      </w:r>
      <w:r>
        <w:t>11</w:t>
      </w:r>
      <w:r>
        <w:t>天之间，去除效率在</w:t>
      </w:r>
      <w:r>
        <w:t>50.2%</w:t>
      </w:r>
      <w:r>
        <w:t>上下，随后，去除率逐渐降低，在第</w:t>
      </w:r>
      <w:r>
        <w:t>19</w:t>
      </w:r>
      <w:r>
        <w:t>天降至</w:t>
      </w:r>
      <w:r>
        <w:t>38.5%</w:t>
      </w:r>
      <w:r>
        <w:t>。</w:t>
      </w:r>
    </w:p>
    <w:p w14:paraId="2787130B" w14:textId="77777777" w:rsidR="001B5AF8" w:rsidRDefault="001B5AF8" w:rsidP="001B5AF8">
      <w:pPr>
        <w:pStyle w:val="Bf2"/>
      </w:pPr>
      <w:r>
        <w:t>分析：去除率下降的原因，可能是随着处理时间增加，阴极表面逐渐被沉淀覆盖，可供后续沉淀附着的阴极面积减少。</w:t>
      </w:r>
    </w:p>
    <w:p w14:paraId="03F256CE" w14:textId="77777777" w:rsidR="001B5AF8" w:rsidRDefault="001B5AF8" w:rsidP="001B5AF8">
      <w:pPr>
        <w:pStyle w:val="Bf2"/>
      </w:pPr>
      <w:r>
        <w:t>注意：与前文提到过的，虽然去除速度下降，但此时</w:t>
      </w:r>
      <w:r>
        <w:t>P</w:t>
      </w:r>
      <w:r>
        <w:t>仍在被去除。即使阴极被沉淀覆盖，但后续产生的沉淀，可以附着在之前的沉淀上，持续去除</w:t>
      </w:r>
      <w:r>
        <w:t>P</w:t>
      </w:r>
      <w:r>
        <w:t>。</w:t>
      </w:r>
    </w:p>
    <w:p w14:paraId="02F8CD18" w14:textId="77777777" w:rsidR="001B5AF8" w:rsidRDefault="001B5AF8" w:rsidP="001B5AF8">
      <w:pPr>
        <w:pStyle w:val="Bf2"/>
      </w:pPr>
      <w:r>
        <w:t>2.</w:t>
      </w:r>
      <w:r>
        <w:t>现象：使用</w:t>
      </w:r>
      <w:r>
        <w:t>PR</w:t>
      </w:r>
      <w:r>
        <w:t>时，电化学体系处理实际污水分为两个阶段。第一个阶段（</w:t>
      </w:r>
      <w:r>
        <w:t>0~</w:t>
      </w:r>
      <w:r>
        <w:t>第</w:t>
      </w:r>
      <w:r>
        <w:t>7</w:t>
      </w:r>
      <w:r>
        <w:t>天），</w:t>
      </w:r>
      <w:r>
        <w:t>P</w:t>
      </w:r>
      <w:r>
        <w:t>去除率与不使用</w:t>
      </w:r>
      <w:r>
        <w:t>PR</w:t>
      </w:r>
      <w:r>
        <w:t>相等，甚至略低。第二个阶段（第</w:t>
      </w:r>
      <w:r>
        <w:t>8</w:t>
      </w:r>
      <w:r>
        <w:t>天</w:t>
      </w:r>
      <w:r>
        <w:t>~</w:t>
      </w:r>
      <w:r>
        <w:t>处理结束），</w:t>
      </w:r>
      <w:r>
        <w:t>P</w:t>
      </w:r>
      <w:r>
        <w:t>去除率明显比不使用</w:t>
      </w:r>
      <w:r>
        <w:t>PR</w:t>
      </w:r>
      <w:r>
        <w:t>高（</w:t>
      </w:r>
      <w:r>
        <w:t>65.7%vs 45.2%</w:t>
      </w:r>
      <w:r>
        <w:t>）。</w:t>
      </w:r>
    </w:p>
    <w:p w14:paraId="1DE0C44C" w14:textId="77777777" w:rsidR="001B5AF8" w:rsidRDefault="001B5AF8" w:rsidP="001B5AF8">
      <w:pPr>
        <w:pStyle w:val="Bf2"/>
      </w:pPr>
      <w:r>
        <w:t>分析：第一阶段，阴极表面还没被沉淀覆盖很多，相反的是，部分初始沉淀发生溶解，导致去除率甚至比不使用</w:t>
      </w:r>
      <w:r>
        <w:t>PR</w:t>
      </w:r>
      <w:r>
        <w:t>时还略低。第二阶段，此时</w:t>
      </w:r>
      <w:r>
        <w:t>PR</w:t>
      </w:r>
      <w:r>
        <w:t>使沉淀从阴极表面清除，因此清洁后的阴极能继续维持高水平的除</w:t>
      </w:r>
      <w:r>
        <w:t>P</w:t>
      </w:r>
      <w:r>
        <w:t>效率。</w:t>
      </w:r>
    </w:p>
    <w:p w14:paraId="52D76264" w14:textId="77777777" w:rsidR="001B5AF8" w:rsidRDefault="001B5AF8" w:rsidP="001B5AF8">
      <w:pPr>
        <w:pStyle w:val="Bf2"/>
      </w:pPr>
      <w:r>
        <w:t>3.</w:t>
      </w:r>
      <w:r>
        <w:t>现象：与</w:t>
      </w:r>
      <w:r>
        <w:t>P</w:t>
      </w:r>
      <w:r>
        <w:t>的去除类似，电化学体系中</w:t>
      </w:r>
      <w:r>
        <w:t>Ca</w:t>
      </w:r>
      <w:r>
        <w:t>的去除也分为两个阶段，但使用</w:t>
      </w:r>
      <w:r>
        <w:t>PR</w:t>
      </w:r>
      <w:r>
        <w:t>和不使用</w:t>
      </w:r>
      <w:r>
        <w:t>PR</w:t>
      </w:r>
      <w:r>
        <w:t>对</w:t>
      </w:r>
      <w:r>
        <w:t>Ca</w:t>
      </w:r>
      <w:r>
        <w:t>去除率的影响，并没有明显区别。</w:t>
      </w:r>
    </w:p>
    <w:p w14:paraId="2BE66B73" w14:textId="77777777" w:rsidR="001B5AF8" w:rsidRDefault="001B5AF8" w:rsidP="001B5AF8">
      <w:pPr>
        <w:pStyle w:val="Bf2"/>
      </w:pPr>
      <w:r>
        <w:t>分析：产生的原因，可能是</w:t>
      </w:r>
      <w:r>
        <w:t>P</w:t>
      </w:r>
      <w:r>
        <w:t>的去除仅与</w:t>
      </w:r>
      <w:proofErr w:type="spellStart"/>
      <w:r>
        <w:t>CaP</w:t>
      </w:r>
      <w:proofErr w:type="spellEnd"/>
      <w:r>
        <w:t>沉淀有关，但</w:t>
      </w:r>
      <w:r>
        <w:t>Ca</w:t>
      </w:r>
      <w:r>
        <w:t>的去除除了与</w:t>
      </w:r>
      <w:proofErr w:type="spellStart"/>
      <w:r>
        <w:t>CaP</w:t>
      </w:r>
      <w:proofErr w:type="spellEnd"/>
      <w:r>
        <w:t>沉淀有关还与其他沉淀有关（例如：</w:t>
      </w:r>
      <w:r>
        <w:t>CaCO</w:t>
      </w:r>
      <w:r w:rsidRPr="00C77C85">
        <w:rPr>
          <w:vertAlign w:val="subscript"/>
        </w:rPr>
        <w:t>3</w:t>
      </w:r>
      <w:r>
        <w:t>）。而</w:t>
      </w:r>
      <w:r>
        <w:t>CaCO3</w:t>
      </w:r>
      <w:r>
        <w:t>相比</w:t>
      </w:r>
      <w:proofErr w:type="spellStart"/>
      <w:r>
        <w:t>CaP</w:t>
      </w:r>
      <w:proofErr w:type="spellEnd"/>
      <w:r>
        <w:t>稳定性更差，溶解度更高，因此，脱落的沉淀固体中，可能有部分</w:t>
      </w:r>
      <w:r>
        <w:t>CaCO</w:t>
      </w:r>
      <w:r w:rsidRPr="00C77C85">
        <w:rPr>
          <w:vertAlign w:val="subscript"/>
        </w:rPr>
        <w:t>3</w:t>
      </w:r>
      <w:r>
        <w:t>溶解，从而使</w:t>
      </w:r>
      <w:r>
        <w:t>Ca</w:t>
      </w:r>
      <w:r>
        <w:t>去除率降低，表现为</w:t>
      </w:r>
      <w:r>
        <w:t>PR</w:t>
      </w:r>
      <w:r>
        <w:t>对</w:t>
      </w:r>
      <w:r>
        <w:t>Ca</w:t>
      </w:r>
      <w:r>
        <w:t>去除的影响，并没有对</w:t>
      </w:r>
      <w:r>
        <w:t>P</w:t>
      </w:r>
      <w:r>
        <w:t>那么明显。</w:t>
      </w:r>
    </w:p>
    <w:p w14:paraId="41B4DB71" w14:textId="77777777" w:rsidR="001B5AF8" w:rsidRDefault="001B5AF8" w:rsidP="001B5AF8">
      <w:pPr>
        <w:pStyle w:val="Bf2"/>
      </w:pPr>
      <w:r>
        <w:t>4.</w:t>
      </w:r>
      <w:r>
        <w:t>现象：使用</w:t>
      </w:r>
      <w:r>
        <w:t>PR</w:t>
      </w:r>
      <w:r>
        <w:t>的电化学体系处理奶酪污水，稳定期（第</w:t>
      </w:r>
      <w:r>
        <w:t>8</w:t>
      </w:r>
      <w:r>
        <w:t>天</w:t>
      </w:r>
      <w:r>
        <w:t>~</w:t>
      </w:r>
      <w:r>
        <w:t>处理结束）能耗为</w:t>
      </w:r>
      <w:r>
        <w:t>39 kWh/kg P</w:t>
      </w:r>
      <w:r>
        <w:t>，相比不使用</w:t>
      </w:r>
      <w:r>
        <w:t>PR</w:t>
      </w:r>
      <w:r>
        <w:t>的能耗（</w:t>
      </w:r>
      <w:r>
        <w:t>57 kWh/kg P</w:t>
      </w:r>
      <w:r>
        <w:t>），能耗降低了</w:t>
      </w:r>
      <w:r>
        <w:t>32%</w:t>
      </w:r>
      <w:r>
        <w:t>；即使该体系条件还没有完全优化，当前的</w:t>
      </w:r>
      <w:proofErr w:type="spellStart"/>
      <w:r>
        <w:t>ECaPP</w:t>
      </w:r>
      <w:proofErr w:type="spellEnd"/>
      <w:r>
        <w:t>体系能耗已经接近其他高级电化学工艺了。</w:t>
      </w:r>
    </w:p>
    <w:p w14:paraId="52534E86" w14:textId="77777777" w:rsidR="001B5AF8" w:rsidRDefault="001B5AF8" w:rsidP="001B5AF8">
      <w:pPr>
        <w:pStyle w:val="Bf2"/>
      </w:pPr>
      <w:r>
        <w:t>分析：说明</w:t>
      </w:r>
      <w:r>
        <w:t>PR</w:t>
      </w:r>
      <w:r>
        <w:t>通过清洁电极，不仅能提升</w:t>
      </w:r>
      <w:r>
        <w:t>P</w:t>
      </w:r>
      <w:r>
        <w:t>去除效率、回收产物的纯度，还能减少体系处理的能耗。</w:t>
      </w:r>
    </w:p>
    <w:p w14:paraId="60F847AA" w14:textId="77777777" w:rsidR="001B5AF8" w:rsidRPr="00F53A58" w:rsidRDefault="001B5AF8" w:rsidP="001B5AF8">
      <w:pPr>
        <w:pStyle w:val="B8"/>
        <w:rPr>
          <w:rFonts w:ascii="宋体" w:eastAsia="宋体" w:hAnsi="宋体"/>
          <w:b/>
          <w:bCs/>
        </w:rPr>
      </w:pPr>
      <w:r>
        <w:rPr>
          <w:rFonts w:ascii="宋体" w:eastAsia="宋体" w:hAnsi="宋体" w:hint="eastAsia"/>
          <w:b/>
          <w:bCs/>
        </w:rPr>
        <w:t>创新点</w:t>
      </w:r>
    </w:p>
    <w:p w14:paraId="2FE22E8F" w14:textId="77777777" w:rsidR="001B5AF8" w:rsidRPr="00F53A58" w:rsidRDefault="001B5AF8" w:rsidP="001B5AF8">
      <w:pPr>
        <w:pStyle w:val="Bf2"/>
      </w:pPr>
      <w:r>
        <w:t>1</w:t>
      </w:r>
      <w:r w:rsidRPr="00F53A58">
        <w:t>.</w:t>
      </w:r>
      <w:r w:rsidRPr="00F53A58">
        <w:t>提出</w:t>
      </w:r>
      <w:r>
        <w:rPr>
          <w:rFonts w:hint="eastAsia"/>
        </w:rPr>
        <w:t>一种新的清洁电极的方式</w:t>
      </w:r>
      <w:r w:rsidRPr="00F53A58">
        <w:t>并证明</w:t>
      </w:r>
      <w:r>
        <w:rPr>
          <w:rFonts w:hint="eastAsia"/>
        </w:rPr>
        <w:t>其有效性</w:t>
      </w:r>
    </w:p>
    <w:p w14:paraId="1320E9B6" w14:textId="77777777" w:rsidR="001B5AF8" w:rsidRDefault="001B5AF8" w:rsidP="001B5AF8">
      <w:pPr>
        <w:pStyle w:val="Bf2"/>
      </w:pPr>
      <w:r>
        <w:t>2</w:t>
      </w:r>
      <w:r w:rsidRPr="00F53A58">
        <w:t>.</w:t>
      </w:r>
      <w:r>
        <w:rPr>
          <w:rFonts w:hint="eastAsia"/>
        </w:rPr>
        <w:t>将该体系用于处理奶酪污水并评估其运行状况</w:t>
      </w:r>
    </w:p>
    <w:p w14:paraId="70B2A2B6" w14:textId="77777777" w:rsidR="001B5AF8" w:rsidRPr="00F53A58" w:rsidRDefault="001B5AF8" w:rsidP="001B5AF8">
      <w:pPr>
        <w:pStyle w:val="Bf2"/>
      </w:pPr>
      <w:r>
        <w:rPr>
          <w:rFonts w:hint="eastAsia"/>
        </w:rPr>
        <w:t>3</w:t>
      </w:r>
      <w:r>
        <w:t>.</w:t>
      </w:r>
      <w:r>
        <w:rPr>
          <w:rFonts w:hint="eastAsia"/>
        </w:rPr>
        <w:t>设计不同大小的反应器用于对照实验、表征和理论证明</w:t>
      </w:r>
    </w:p>
    <w:p w14:paraId="101917C8" w14:textId="77777777" w:rsidR="001B5AF8" w:rsidRPr="009316A8" w:rsidRDefault="001B5AF8" w:rsidP="001B5AF8">
      <w:pPr>
        <w:pStyle w:val="B8"/>
        <w:rPr>
          <w:rFonts w:ascii="宋体" w:eastAsia="宋体" w:hAnsi="宋体"/>
          <w:b/>
          <w:bCs/>
        </w:rPr>
      </w:pPr>
      <w:r w:rsidRPr="00E42316">
        <w:rPr>
          <w:rFonts w:ascii="宋体" w:eastAsia="宋体" w:hAnsi="宋体" w:hint="eastAsia"/>
          <w:b/>
          <w:bCs/>
        </w:rPr>
        <w:t>潜在研究方向：</w:t>
      </w:r>
    </w:p>
    <w:p w14:paraId="2DB20A48" w14:textId="77777777" w:rsidR="001B5AF8" w:rsidRDefault="001B5AF8" w:rsidP="001B5AF8">
      <w:pPr>
        <w:pStyle w:val="Bf2"/>
      </w:pPr>
      <w:r>
        <w:t>1.</w:t>
      </w:r>
      <w:r>
        <w:t>进一步优化处理条件，在保证一定去除率的情况下，确定奶酪污水中极性变换的</w:t>
      </w:r>
      <w:proofErr w:type="gramStart"/>
      <w:r>
        <w:t>最</w:t>
      </w:r>
      <w:proofErr w:type="gramEnd"/>
      <w:r>
        <w:t>适频率，以及能否进一步缩小电极，通过优化条件，使其更具经济可行性。</w:t>
      </w:r>
    </w:p>
    <w:p w14:paraId="22412F98" w14:textId="77777777" w:rsidR="001B5AF8" w:rsidRPr="00BA2964" w:rsidRDefault="001B5AF8" w:rsidP="001B5AF8">
      <w:pPr>
        <w:pStyle w:val="Bf2"/>
      </w:pPr>
      <w:r>
        <w:t>2.</w:t>
      </w:r>
      <w:r>
        <w:t>尝试处理其他类型污水（因为本文污水处理过程中，会产生氯气，安全性和衍生物的处理，可能会影响其实际应用）。</w:t>
      </w:r>
    </w:p>
    <w:p w14:paraId="39CB9FFA" w14:textId="77777777" w:rsidR="001B5AF8" w:rsidRPr="009B3399" w:rsidRDefault="001B5AF8" w:rsidP="001B5AF8">
      <w:pPr>
        <w:pStyle w:val="B8"/>
        <w:rPr>
          <w:rFonts w:ascii="宋体" w:eastAsia="宋体" w:hAnsi="宋体"/>
          <w:b/>
          <w:bCs/>
        </w:rPr>
      </w:pPr>
      <w:r w:rsidRPr="00E42316">
        <w:rPr>
          <w:rFonts w:ascii="宋体" w:eastAsia="宋体" w:hAnsi="宋体" w:hint="eastAsia"/>
          <w:b/>
          <w:bCs/>
        </w:rPr>
        <w:t>收获的基础知识：</w:t>
      </w:r>
    </w:p>
    <w:p w14:paraId="53C517C8" w14:textId="77777777" w:rsidR="001B5AF8" w:rsidRDefault="001B5AF8" w:rsidP="001B5AF8">
      <w:pPr>
        <w:pStyle w:val="Bf2"/>
      </w:pPr>
      <w:r>
        <w:t>1.</w:t>
      </w:r>
      <w:r>
        <w:t>使用膜将阴极和阳极分开形成隔室，可以将沉淀反应从阴极表面延伸到整个隔室，不仅能从阴极上收集沉淀，还能从阴极隔室的主体溶液中收集沉淀。</w:t>
      </w:r>
    </w:p>
    <w:p w14:paraId="4B2E24F4" w14:textId="77777777" w:rsidR="001B5AF8" w:rsidRDefault="001B5AF8" w:rsidP="001B5AF8">
      <w:pPr>
        <w:pStyle w:val="Bf2"/>
      </w:pPr>
      <w:r>
        <w:t>2.</w:t>
      </w:r>
      <w:r>
        <w:t>高电流密度下，使用</w:t>
      </w:r>
      <w:r>
        <w:t>PR</w:t>
      </w:r>
      <w:r>
        <w:t>与不使用</w:t>
      </w:r>
      <w:r>
        <w:t>PR</w:t>
      </w:r>
      <w:r>
        <w:t>，对去除率没有明显影响的原因（结合</w:t>
      </w:r>
      <w:r>
        <w:t>3.3</w:t>
      </w:r>
      <w:r>
        <w:t>的个人理解）：</w:t>
      </w:r>
    </w:p>
    <w:p w14:paraId="444C818D" w14:textId="77777777" w:rsidR="001B5AF8" w:rsidRDefault="001B5AF8" w:rsidP="001B5AF8">
      <w:pPr>
        <w:pStyle w:val="Bf2"/>
      </w:pPr>
      <w:r>
        <w:t>根据电化学体系电解水的原理，阴极产生</w:t>
      </w:r>
      <w:r>
        <w:t>H</w:t>
      </w:r>
      <w:r w:rsidRPr="00BA2964">
        <w:rPr>
          <w:vertAlign w:val="subscript"/>
        </w:rPr>
        <w:t>2</w:t>
      </w:r>
      <w:r>
        <w:t>，阳极产生</w:t>
      </w:r>
      <w:r>
        <w:t>O</w:t>
      </w:r>
      <w:r w:rsidRPr="00BA2964">
        <w:rPr>
          <w:vertAlign w:val="subscript"/>
        </w:rPr>
        <w:t>2</w:t>
      </w:r>
      <w:r>
        <w:t>，而在较高电流密度下，即便不使用</w:t>
      </w:r>
      <w:r>
        <w:t>PR</w:t>
      </w:r>
      <w:r>
        <w:t>（极性变换），因为高电流密度产生的</w:t>
      </w:r>
      <w:r>
        <w:t>H</w:t>
      </w:r>
      <w:r w:rsidRPr="00BA2964">
        <w:rPr>
          <w:vertAlign w:val="subscript"/>
        </w:rPr>
        <w:t>2</w:t>
      </w:r>
      <w:r>
        <w:t>和</w:t>
      </w:r>
      <w:r>
        <w:t>O</w:t>
      </w:r>
      <w:r w:rsidRPr="00BA2964">
        <w:rPr>
          <w:vertAlign w:val="subscript"/>
        </w:rPr>
        <w:t>2</w:t>
      </w:r>
      <w:r>
        <w:t>较多，所以（</w:t>
      </w:r>
      <w:r>
        <w:t>1</w:t>
      </w:r>
      <w:r>
        <w:t>）阴极处的沉淀在</w:t>
      </w:r>
      <w:r>
        <w:t>H</w:t>
      </w:r>
      <w:r w:rsidRPr="00BA2964">
        <w:rPr>
          <w:vertAlign w:val="subscript"/>
        </w:rPr>
        <w:t>2</w:t>
      </w:r>
      <w:r>
        <w:t>气体的推动作用下，自动脱落的情况增强，从而去除率与使用</w:t>
      </w:r>
      <w:r>
        <w:t>PR</w:t>
      </w:r>
      <w:r>
        <w:t>时没有区别。（</w:t>
      </w:r>
      <w:r>
        <w:t>2</w:t>
      </w:r>
      <w:r>
        <w:t>）过往研究曾提出，阴极产生的</w:t>
      </w:r>
      <w:r>
        <w:t>H</w:t>
      </w:r>
      <w:r w:rsidRPr="00BA2964">
        <w:rPr>
          <w:vertAlign w:val="subscript"/>
        </w:rPr>
        <w:t>2</w:t>
      </w:r>
      <w:r>
        <w:t>会在沉淀形成过程中，在沉淀层中形成</w:t>
      </w:r>
      <w:r>
        <w:t>H</w:t>
      </w:r>
      <w:r w:rsidRPr="00BA2964">
        <w:rPr>
          <w:vertAlign w:val="subscript"/>
        </w:rPr>
        <w:t>2</w:t>
      </w:r>
      <w:r>
        <w:t>气体通道，该通道能帮助局部的</w:t>
      </w:r>
      <w:r>
        <w:t>OH-</w:t>
      </w:r>
      <w:r>
        <w:t>向外扩散，从而维持</w:t>
      </w:r>
      <w:proofErr w:type="spellStart"/>
      <w:r>
        <w:t>CaP</w:t>
      </w:r>
      <w:proofErr w:type="spellEnd"/>
      <w:r>
        <w:t>沉淀生成，去除率不被影响。</w:t>
      </w:r>
    </w:p>
    <w:p w14:paraId="4612E10E" w14:textId="77777777" w:rsidR="001B5AF8" w:rsidRPr="009B3399" w:rsidRDefault="001B5AF8" w:rsidP="001B5AF8">
      <w:pPr>
        <w:pStyle w:val="B8"/>
        <w:rPr>
          <w:rFonts w:ascii="宋体" w:eastAsia="宋体" w:hAnsi="宋体"/>
          <w:b/>
          <w:bCs/>
        </w:rPr>
      </w:pPr>
      <w:r>
        <w:rPr>
          <w:rFonts w:ascii="宋体" w:eastAsia="宋体" w:hAnsi="宋体" w:hint="eastAsia"/>
          <w:b/>
          <w:bCs/>
        </w:rPr>
        <w:t>可能存在的错误</w:t>
      </w:r>
      <w:r w:rsidRPr="00E42316">
        <w:rPr>
          <w:rFonts w:ascii="宋体" w:eastAsia="宋体" w:hAnsi="宋体" w:hint="eastAsia"/>
          <w:b/>
          <w:bCs/>
        </w:rPr>
        <w:t>：</w:t>
      </w:r>
    </w:p>
    <w:p w14:paraId="5D509FF7" w14:textId="77777777" w:rsidR="001B5AF8" w:rsidRDefault="001B5AF8" w:rsidP="001B5AF8">
      <w:pPr>
        <w:pStyle w:val="Bf2"/>
      </w:pPr>
      <w:r>
        <w:rPr>
          <w:rFonts w:hint="eastAsia"/>
        </w:rPr>
        <w:t>文章第</w:t>
      </w:r>
      <w:r>
        <w:rPr>
          <w:rFonts w:ascii="宋体" w:hAnsi="宋体" w:hint="eastAsia"/>
          <w:b/>
          <w:bCs/>
          <w:noProof/>
        </w:rPr>
        <w:drawing>
          <wp:anchor distT="0" distB="0" distL="114300" distR="114300" simplePos="0" relativeHeight="251705344" behindDoc="0" locked="0" layoutInCell="1" allowOverlap="1" wp14:anchorId="432D8658" wp14:editId="4487A8E6">
            <wp:simplePos x="0" y="0"/>
            <wp:positionH relativeFrom="margin">
              <wp:align>left</wp:align>
            </wp:positionH>
            <wp:positionV relativeFrom="paragraph">
              <wp:posOffset>299720</wp:posOffset>
            </wp:positionV>
            <wp:extent cx="5273040" cy="2080260"/>
            <wp:effectExtent l="0" t="0" r="3810" b="0"/>
            <wp:wrapSquare wrapText="bothSides"/>
            <wp:docPr id="1081662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080260"/>
                    </a:xfrm>
                    <a:prstGeom prst="rect">
                      <a:avLst/>
                    </a:prstGeom>
                    <a:noFill/>
                    <a:ln>
                      <a:noFill/>
                    </a:ln>
                  </pic:spPr>
                </pic:pic>
              </a:graphicData>
            </a:graphic>
          </wp:anchor>
        </w:drawing>
      </w:r>
      <w:r>
        <w:rPr>
          <w:rFonts w:hint="eastAsia"/>
        </w:rPr>
        <w:t>6</w:t>
      </w:r>
      <w:r>
        <w:rPr>
          <w:rFonts w:hint="eastAsia"/>
        </w:rPr>
        <w:t>页的第</w:t>
      </w:r>
      <w:r>
        <w:rPr>
          <w:rFonts w:hint="eastAsia"/>
        </w:rPr>
        <w:t>4</w:t>
      </w:r>
      <w:r>
        <w:rPr>
          <w:rFonts w:hint="eastAsia"/>
        </w:rPr>
        <w:t>行</w:t>
      </w:r>
    </w:p>
    <w:p w14:paraId="7915A450" w14:textId="77777777" w:rsidR="001B5AF8" w:rsidRDefault="001B5AF8" w:rsidP="001B5AF8">
      <w:pPr>
        <w:pStyle w:val="Bf2"/>
      </w:pPr>
      <w:r>
        <w:rPr>
          <w:rFonts w:hint="eastAsia"/>
        </w:rPr>
        <w:t>结合前后文，此处应该是</w:t>
      </w:r>
      <w:r>
        <w:rPr>
          <w:rFonts w:hint="eastAsia"/>
        </w:rPr>
        <w:t>w</w:t>
      </w:r>
      <w:r>
        <w:t>ith</w:t>
      </w:r>
      <w:r>
        <w:rPr>
          <w:rFonts w:hint="eastAsia"/>
        </w:rPr>
        <w:t>而不是</w:t>
      </w:r>
      <w:r>
        <w:rPr>
          <w:rFonts w:hint="eastAsia"/>
        </w:rPr>
        <w:t>without</w:t>
      </w:r>
      <w:r>
        <w:rPr>
          <w:rFonts w:hint="eastAsia"/>
        </w:rPr>
        <w:t>。</w:t>
      </w:r>
    </w:p>
    <w:p w14:paraId="4E4D8C3E" w14:textId="77777777" w:rsidR="001B5AF8" w:rsidRDefault="001B5AF8" w:rsidP="001B5AF8">
      <w:pPr>
        <w:pStyle w:val="Bf2"/>
      </w:pPr>
      <w:r>
        <w:rPr>
          <w:rFonts w:hint="eastAsia"/>
        </w:rPr>
        <w:t>前文图像：</w:t>
      </w:r>
    </w:p>
    <w:p w14:paraId="100A180B" w14:textId="77777777" w:rsidR="001B5AF8" w:rsidRDefault="001B5AF8" w:rsidP="001B5AF8">
      <w:pPr>
        <w:pStyle w:val="Bf2"/>
      </w:pPr>
    </w:p>
    <w:p w14:paraId="6E491896" w14:textId="77777777" w:rsidR="001B5AF8" w:rsidRPr="00BA2964" w:rsidRDefault="001B5AF8" w:rsidP="001B5AF8">
      <w:pPr>
        <w:pStyle w:val="Bf2"/>
      </w:pPr>
      <w:r>
        <w:rPr>
          <w:rFonts w:hint="eastAsia"/>
          <w:noProof/>
        </w:rPr>
        <w:drawing>
          <wp:anchor distT="0" distB="0" distL="114300" distR="114300" simplePos="0" relativeHeight="251706368" behindDoc="0" locked="0" layoutInCell="1" allowOverlap="1" wp14:anchorId="23674B9C" wp14:editId="4CCC6129">
            <wp:simplePos x="0" y="0"/>
            <wp:positionH relativeFrom="column">
              <wp:posOffset>502920</wp:posOffset>
            </wp:positionH>
            <wp:positionV relativeFrom="paragraph">
              <wp:posOffset>0</wp:posOffset>
            </wp:positionV>
            <wp:extent cx="3528060" cy="3116580"/>
            <wp:effectExtent l="0" t="0" r="0" b="7620"/>
            <wp:wrapSquare wrapText="bothSides"/>
            <wp:docPr id="1675078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8657" name="图片 1675078657"/>
                    <pic:cNvPicPr/>
                  </pic:nvPicPr>
                  <pic:blipFill>
                    <a:blip r:embed="rId31">
                      <a:extLst>
                        <a:ext uri="{28A0092B-C50C-407E-A947-70E740481C1C}">
                          <a14:useLocalDpi xmlns:a14="http://schemas.microsoft.com/office/drawing/2010/main" val="0"/>
                        </a:ext>
                      </a:extLst>
                    </a:blip>
                    <a:stretch>
                      <a:fillRect/>
                    </a:stretch>
                  </pic:blipFill>
                  <pic:spPr>
                    <a:xfrm>
                      <a:off x="0" y="0"/>
                      <a:ext cx="3528060" cy="3116580"/>
                    </a:xfrm>
                    <a:prstGeom prst="rect">
                      <a:avLst/>
                    </a:prstGeom>
                  </pic:spPr>
                </pic:pic>
              </a:graphicData>
            </a:graphic>
          </wp:anchor>
        </w:drawing>
      </w:r>
    </w:p>
    <w:p w14:paraId="05413459" w14:textId="77777777" w:rsidR="001B5AF8" w:rsidRDefault="001B5AF8" w:rsidP="001B5AF8">
      <w:pPr>
        <w:pStyle w:val="Bf2"/>
      </w:pPr>
    </w:p>
    <w:p w14:paraId="3181E591" w14:textId="77777777" w:rsidR="001B5AF8" w:rsidRDefault="001B5AF8" w:rsidP="001B5AF8">
      <w:pPr>
        <w:pStyle w:val="Bf2"/>
      </w:pPr>
    </w:p>
    <w:p w14:paraId="5F50BE18" w14:textId="77777777" w:rsidR="001B5AF8" w:rsidRPr="00F85587" w:rsidRDefault="001B5AF8" w:rsidP="001B5AF8"/>
    <w:p w14:paraId="3799976E" w14:textId="77777777" w:rsidR="001B5AF8" w:rsidRPr="00F85587" w:rsidRDefault="001B5AF8" w:rsidP="001B5AF8"/>
    <w:p w14:paraId="1A532257" w14:textId="77777777" w:rsidR="001B5AF8" w:rsidRPr="00F85587" w:rsidRDefault="001B5AF8" w:rsidP="001B5AF8"/>
    <w:p w14:paraId="0259331C" w14:textId="77777777" w:rsidR="001B5AF8" w:rsidRPr="00F85587" w:rsidRDefault="001B5AF8" w:rsidP="001B5AF8"/>
    <w:p w14:paraId="330A61EF" w14:textId="77777777" w:rsidR="001B5AF8" w:rsidRPr="00F85587" w:rsidRDefault="001B5AF8" w:rsidP="001B5AF8"/>
    <w:p w14:paraId="305BE079" w14:textId="77777777" w:rsidR="001B5AF8" w:rsidRPr="00F85587" w:rsidRDefault="001B5AF8" w:rsidP="001B5AF8"/>
    <w:p w14:paraId="4FBF59D9" w14:textId="77777777" w:rsidR="001B5AF8" w:rsidRPr="00F85587" w:rsidRDefault="001B5AF8" w:rsidP="001B5AF8"/>
    <w:p w14:paraId="7AE6B624" w14:textId="77777777" w:rsidR="001B5AF8" w:rsidRPr="00F85587" w:rsidRDefault="001B5AF8" w:rsidP="001B5AF8"/>
    <w:p w14:paraId="7FE67AE3" w14:textId="77777777" w:rsidR="001B5AF8" w:rsidRDefault="001B5AF8" w:rsidP="001B5AF8">
      <w:pPr>
        <w:rPr>
          <w:rFonts w:ascii="Times New Roman" w:eastAsia="宋体" w:hAnsi="Times New Roman" w:cs="Times New Roman"/>
          <w:sz w:val="24"/>
          <w:szCs w:val="24"/>
        </w:rPr>
      </w:pPr>
    </w:p>
    <w:p w14:paraId="48054163" w14:textId="77777777" w:rsidR="001B5AF8" w:rsidRPr="00677F72" w:rsidRDefault="001B5AF8" w:rsidP="001B5AF8">
      <w:pPr>
        <w:pStyle w:val="Bc"/>
      </w:pPr>
      <w:r w:rsidRPr="00677F72">
        <w:rPr>
          <w:rFonts w:hint="eastAsia"/>
        </w:rPr>
        <w:t>8</w:t>
      </w:r>
      <w:r w:rsidRPr="00677F72">
        <w:rPr>
          <w:rFonts w:hint="eastAsia"/>
        </w:rPr>
        <w:t>月第一次文献阅读报告</w:t>
      </w:r>
    </w:p>
    <w:p w14:paraId="0CAA549A" w14:textId="77777777" w:rsidR="001B5AF8" w:rsidRDefault="001B5AF8" w:rsidP="001B5AF8">
      <w:pPr>
        <w:pStyle w:val="Bf2"/>
      </w:pPr>
    </w:p>
    <w:p w14:paraId="7D7C3F0E" w14:textId="77777777" w:rsidR="001B5AF8" w:rsidRPr="009315C1" w:rsidRDefault="001B5AF8" w:rsidP="001B5AF8">
      <w:pPr>
        <w:pStyle w:val="Bf2"/>
      </w:pPr>
      <w:r>
        <w:rPr>
          <w:rFonts w:hint="eastAsia"/>
        </w:rPr>
        <w:t>这个星期阅读了课题组过往工作中的两篇文章，即为师兄师姐发表在</w:t>
      </w:r>
      <w:r>
        <w:rPr>
          <w:rFonts w:hint="eastAsia"/>
        </w:rPr>
        <w:t>W</w:t>
      </w:r>
      <w:r>
        <w:t>ater Research</w:t>
      </w:r>
      <w:r>
        <w:rPr>
          <w:rFonts w:hint="eastAsia"/>
        </w:rPr>
        <w:t>和</w:t>
      </w:r>
      <w:r>
        <w:rPr>
          <w:rFonts w:hint="eastAsia"/>
        </w:rPr>
        <w:t>E</w:t>
      </w:r>
      <w:r>
        <w:t xml:space="preserve">nvironmental Science </w:t>
      </w:r>
      <w:r>
        <w:rPr>
          <w:rFonts w:hint="eastAsia"/>
        </w:rPr>
        <w:t>and</w:t>
      </w:r>
      <w:r>
        <w:t xml:space="preserve"> Technology W</w:t>
      </w:r>
      <w:r>
        <w:rPr>
          <w:rFonts w:hint="eastAsia"/>
        </w:rPr>
        <w:t>a</w:t>
      </w:r>
      <w:r>
        <w:t>ter</w:t>
      </w:r>
      <w:r>
        <w:rPr>
          <w:rFonts w:hint="eastAsia"/>
        </w:rPr>
        <w:t>上的文章。</w:t>
      </w:r>
    </w:p>
    <w:p w14:paraId="228BF53F" w14:textId="77777777" w:rsidR="001B5AF8" w:rsidRPr="009B0A89" w:rsidRDefault="001B5AF8" w:rsidP="001B5AF8">
      <w:pPr>
        <w:pStyle w:val="Bf2"/>
        <w:ind w:firstLineChars="0" w:firstLine="0"/>
        <w:rPr>
          <w:b/>
          <w:bCs/>
        </w:rPr>
      </w:pPr>
      <w:r>
        <w:rPr>
          <w:b/>
          <w:bCs/>
          <w:noProof/>
        </w:rPr>
        <w:drawing>
          <wp:anchor distT="0" distB="0" distL="114300" distR="114300" simplePos="0" relativeHeight="251708416" behindDoc="0" locked="0" layoutInCell="1" allowOverlap="1" wp14:anchorId="57B8324B" wp14:editId="506E3D43">
            <wp:simplePos x="0" y="0"/>
            <wp:positionH relativeFrom="margin">
              <wp:align>left</wp:align>
            </wp:positionH>
            <wp:positionV relativeFrom="paragraph">
              <wp:posOffset>307340</wp:posOffset>
            </wp:positionV>
            <wp:extent cx="5274310" cy="3792220"/>
            <wp:effectExtent l="0" t="0" r="2540" b="0"/>
            <wp:wrapSquare wrapText="bothSides"/>
            <wp:docPr id="143106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9572" name="图片 1431069572"/>
                    <pic:cNvPicPr/>
                  </pic:nvPicPr>
                  <pic:blipFill>
                    <a:blip r:embed="rId32">
                      <a:extLst>
                        <a:ext uri="{28A0092B-C50C-407E-A947-70E740481C1C}">
                          <a14:useLocalDpi xmlns:a14="http://schemas.microsoft.com/office/drawing/2010/main" val="0"/>
                        </a:ext>
                      </a:extLst>
                    </a:blip>
                    <a:stretch>
                      <a:fillRect/>
                    </a:stretch>
                  </pic:blipFill>
                  <pic:spPr>
                    <a:xfrm>
                      <a:off x="0" y="0"/>
                      <a:ext cx="5274310" cy="3792220"/>
                    </a:xfrm>
                    <a:prstGeom prst="rect">
                      <a:avLst/>
                    </a:prstGeom>
                  </pic:spPr>
                </pic:pic>
              </a:graphicData>
            </a:graphic>
          </wp:anchor>
        </w:drawing>
      </w:r>
    </w:p>
    <w:p w14:paraId="6E4C40C9" w14:textId="77777777" w:rsidR="001B5AF8" w:rsidRPr="009B0A89" w:rsidRDefault="001B5AF8" w:rsidP="001B5AF8">
      <w:pPr>
        <w:pStyle w:val="Bf2"/>
        <w:ind w:firstLineChars="0" w:firstLine="0"/>
        <w:rPr>
          <w:b/>
          <w:bCs/>
        </w:rPr>
      </w:pPr>
      <w:r>
        <w:rPr>
          <w:b/>
          <w:bCs/>
          <w:noProof/>
        </w:rPr>
        <w:drawing>
          <wp:anchor distT="0" distB="0" distL="114300" distR="114300" simplePos="0" relativeHeight="251709440" behindDoc="0" locked="0" layoutInCell="1" allowOverlap="1" wp14:anchorId="30312143" wp14:editId="4B584390">
            <wp:simplePos x="0" y="0"/>
            <wp:positionH relativeFrom="margin">
              <wp:align>left</wp:align>
            </wp:positionH>
            <wp:positionV relativeFrom="paragraph">
              <wp:posOffset>4318000</wp:posOffset>
            </wp:positionV>
            <wp:extent cx="5274310" cy="1257300"/>
            <wp:effectExtent l="0" t="0" r="2540" b="0"/>
            <wp:wrapSquare wrapText="bothSides"/>
            <wp:docPr id="5253569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56978" name="图片 5253569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57300"/>
                    </a:xfrm>
                    <a:prstGeom prst="rect">
                      <a:avLst/>
                    </a:prstGeom>
                  </pic:spPr>
                </pic:pic>
              </a:graphicData>
            </a:graphic>
          </wp:anchor>
        </w:drawing>
      </w:r>
    </w:p>
    <w:p w14:paraId="7E5E431F" w14:textId="77777777" w:rsidR="001B5AF8" w:rsidRDefault="001B5AF8" w:rsidP="001B5AF8">
      <w:pPr>
        <w:pStyle w:val="Bf2"/>
        <w:ind w:firstLineChars="0" w:firstLine="0"/>
        <w:rPr>
          <w:b/>
          <w:bCs/>
        </w:rPr>
      </w:pPr>
    </w:p>
    <w:p w14:paraId="0141EFE1" w14:textId="77777777" w:rsidR="001B5AF8" w:rsidRPr="00BC0A1C" w:rsidRDefault="001B5AF8" w:rsidP="001B5AF8">
      <w:pPr>
        <w:pStyle w:val="B8"/>
        <w:rPr>
          <w:rFonts w:ascii="宋体" w:eastAsia="宋体" w:hAnsi="宋体"/>
          <w:b/>
          <w:bCs/>
        </w:rPr>
      </w:pPr>
      <w:r w:rsidRPr="009B0A89">
        <w:rPr>
          <w:rFonts w:ascii="宋体" w:eastAsia="宋体" w:hAnsi="宋体"/>
          <w:b/>
          <w:bCs/>
        </w:rPr>
        <w:t>Basket anode filled with CaCO</w:t>
      </w:r>
      <w:r w:rsidRPr="00B743DD">
        <w:rPr>
          <w:rFonts w:ascii="宋体" w:eastAsia="宋体" w:hAnsi="宋体"/>
          <w:b/>
          <w:bCs/>
          <w:vertAlign w:val="subscript"/>
        </w:rPr>
        <w:t>3</w:t>
      </w:r>
      <w:r w:rsidRPr="009B0A89">
        <w:rPr>
          <w:rFonts w:ascii="宋体" w:eastAsia="宋体" w:hAnsi="宋体"/>
          <w:b/>
          <w:bCs/>
        </w:rPr>
        <w:t xml:space="preserve"> particles: A membrane-free electrochemical system for boosting phosphate recovery and product purity</w:t>
      </w:r>
    </w:p>
    <w:p w14:paraId="599C48B4" w14:textId="77777777" w:rsidR="001B5AF8" w:rsidRDefault="001B5AF8" w:rsidP="001B5AF8">
      <w:pPr>
        <w:pStyle w:val="Bf2"/>
      </w:pPr>
      <w:r>
        <w:rPr>
          <w:rFonts w:hint="eastAsia"/>
        </w:rPr>
        <w:t>本文在过去设计的</w:t>
      </w:r>
      <w:r>
        <w:rPr>
          <w:rFonts w:hint="eastAsia"/>
        </w:rPr>
        <w:t>Ca</w:t>
      </w:r>
      <w:r>
        <w:t>CO</w:t>
      </w:r>
      <w:r w:rsidRPr="005B7FC2">
        <w:rPr>
          <w:vertAlign w:val="subscript"/>
        </w:rPr>
        <w:t>3</w:t>
      </w:r>
      <w:r>
        <w:rPr>
          <w:rFonts w:hint="eastAsia"/>
        </w:rPr>
        <w:t>颗粒填充反应柱基础上，提出新的</w:t>
      </w:r>
      <w:r>
        <w:rPr>
          <w:rFonts w:hint="eastAsia"/>
        </w:rPr>
        <w:t>Ca</w:t>
      </w:r>
      <w:r>
        <w:t>CO</w:t>
      </w:r>
      <w:r w:rsidRPr="005B7FC2">
        <w:rPr>
          <w:vertAlign w:val="subscript"/>
        </w:rPr>
        <w:t>3</w:t>
      </w:r>
      <w:r>
        <w:rPr>
          <w:rFonts w:hint="eastAsia"/>
        </w:rPr>
        <w:t>颗粒填充反应器。保留</w:t>
      </w:r>
      <w:r>
        <w:rPr>
          <w:rFonts w:hint="eastAsia"/>
        </w:rPr>
        <w:t>Ca</w:t>
      </w:r>
      <w:r>
        <w:t>CO</w:t>
      </w:r>
      <w:r w:rsidRPr="00126BD2">
        <w:rPr>
          <w:vertAlign w:val="subscript"/>
        </w:rPr>
        <w:t>3</w:t>
      </w:r>
      <w:r>
        <w:rPr>
          <w:rFonts w:hint="eastAsia"/>
        </w:rPr>
        <w:t>颗粒对阳极</w:t>
      </w:r>
      <w:r>
        <w:rPr>
          <w:rFonts w:hint="eastAsia"/>
        </w:rPr>
        <w:t>H</w:t>
      </w:r>
      <w:r>
        <w:t>+</w:t>
      </w:r>
      <w:r>
        <w:rPr>
          <w:rFonts w:hint="eastAsia"/>
        </w:rPr>
        <w:t>消耗作用的同时，对阳极进行改进，将阳极设计为篮式，</w:t>
      </w:r>
      <w:r>
        <w:rPr>
          <w:rFonts w:hint="eastAsia"/>
        </w:rPr>
        <w:t>Ca</w:t>
      </w:r>
      <w:r>
        <w:t>CO</w:t>
      </w:r>
      <w:r w:rsidRPr="005B7FC2">
        <w:rPr>
          <w:vertAlign w:val="subscript"/>
        </w:rPr>
        <w:t>3</w:t>
      </w:r>
      <w:r>
        <w:rPr>
          <w:rFonts w:hint="eastAsia"/>
        </w:rPr>
        <w:t>颗粒填充进阳极篮子中，使得</w:t>
      </w:r>
      <w:r>
        <w:rPr>
          <w:rFonts w:hint="eastAsia"/>
        </w:rPr>
        <w:t>Ca</w:t>
      </w:r>
      <w:r>
        <w:t>CO</w:t>
      </w:r>
      <w:r w:rsidRPr="005B7FC2">
        <w:rPr>
          <w:vertAlign w:val="subscript"/>
        </w:rPr>
        <w:t>3</w:t>
      </w:r>
      <w:r>
        <w:rPr>
          <w:rFonts w:hint="eastAsia"/>
        </w:rPr>
        <w:t>颗粒与阴极产生的</w:t>
      </w:r>
      <w:proofErr w:type="spellStart"/>
      <w:r>
        <w:t>C</w:t>
      </w:r>
      <w:r>
        <w:rPr>
          <w:rFonts w:hint="eastAsia"/>
        </w:rPr>
        <w:t>a</w:t>
      </w:r>
      <w:r>
        <w:t>P</w:t>
      </w:r>
      <w:proofErr w:type="spellEnd"/>
      <w:r>
        <w:rPr>
          <w:rFonts w:hint="eastAsia"/>
        </w:rPr>
        <w:t>沉淀分离，大幅度提升了产品的质量；同时，反应器还使用了过去设计的管状打孔阴极，不仅增加了去除效率和处理水量，经济性上也更可行更符合实际应用；值得一提的是，反应器处理的污水也与过往不同（过往为：生活污水、奶酪污水），本文将新设计的反应器用于处理尿液污水。</w:t>
      </w:r>
    </w:p>
    <w:p w14:paraId="5B9E038C" w14:textId="77777777" w:rsidR="001B5AF8" w:rsidRDefault="001B5AF8" w:rsidP="001B5AF8">
      <w:pPr>
        <w:pStyle w:val="Bf2"/>
      </w:pPr>
      <w:r>
        <w:rPr>
          <w:rFonts w:hint="eastAsia"/>
        </w:rPr>
        <w:t>主要从以下几方面研究：</w:t>
      </w:r>
      <w:proofErr w:type="gramStart"/>
      <w:r w:rsidRPr="00126BD2">
        <w:rPr>
          <w:rFonts w:hint="eastAsia"/>
        </w:rPr>
        <w:t>篮式阳极</w:t>
      </w:r>
      <w:proofErr w:type="gramEnd"/>
      <w:r w:rsidRPr="00126BD2">
        <w:rPr>
          <w:rFonts w:hint="eastAsia"/>
        </w:rPr>
        <w:t>的机制</w:t>
      </w:r>
      <w:r>
        <w:rPr>
          <w:rFonts w:hint="eastAsia"/>
        </w:rPr>
        <w:t>、</w:t>
      </w:r>
      <w:proofErr w:type="gramStart"/>
      <w:r w:rsidRPr="00126BD2">
        <w:rPr>
          <w:rFonts w:hint="eastAsia"/>
        </w:rPr>
        <w:t>篮式阳极</w:t>
      </w:r>
      <w:proofErr w:type="gramEnd"/>
      <w:r w:rsidRPr="00126BD2">
        <w:rPr>
          <w:rFonts w:hint="eastAsia"/>
        </w:rPr>
        <w:t>对磷的回收</w:t>
      </w:r>
      <w:r>
        <w:rPr>
          <w:rFonts w:hint="eastAsia"/>
        </w:rPr>
        <w:t>情况、</w:t>
      </w:r>
      <w:r w:rsidRPr="00126BD2">
        <w:rPr>
          <w:rFonts w:hint="eastAsia"/>
        </w:rPr>
        <w:t>产物质量的提升以及</w:t>
      </w:r>
      <w:r>
        <w:rPr>
          <w:rFonts w:hint="eastAsia"/>
        </w:rPr>
        <w:t>反应器</w:t>
      </w:r>
      <w:r w:rsidRPr="00126BD2">
        <w:rPr>
          <w:rFonts w:hint="eastAsia"/>
        </w:rPr>
        <w:t>长期运行</w:t>
      </w:r>
      <w:r>
        <w:rPr>
          <w:rFonts w:hint="eastAsia"/>
        </w:rPr>
        <w:t>情况</w:t>
      </w:r>
      <w:r>
        <w:t>、</w:t>
      </w:r>
      <w:r>
        <w:rPr>
          <w:rFonts w:hint="eastAsia"/>
        </w:rPr>
        <w:t>不同</w:t>
      </w:r>
      <w:r w:rsidRPr="00126BD2">
        <w:rPr>
          <w:rFonts w:hint="eastAsia"/>
        </w:rPr>
        <w:t>运行条件对</w:t>
      </w:r>
      <w:r>
        <w:rPr>
          <w:rFonts w:hint="eastAsia"/>
        </w:rPr>
        <w:t>反应器</w:t>
      </w:r>
      <w:r w:rsidRPr="00126BD2">
        <w:rPr>
          <w:rFonts w:hint="eastAsia"/>
        </w:rPr>
        <w:t>的影响</w:t>
      </w:r>
      <w:r>
        <w:rPr>
          <w:rFonts w:hint="eastAsia"/>
        </w:rPr>
        <w:t>（电流密度、填充材料尺寸、磷浓度）、</w:t>
      </w:r>
      <w:proofErr w:type="gramStart"/>
      <w:r w:rsidRPr="00126BD2">
        <w:rPr>
          <w:rFonts w:hint="eastAsia"/>
        </w:rPr>
        <w:t>篮式阳极</w:t>
      </w:r>
      <w:proofErr w:type="gramEnd"/>
      <w:r w:rsidRPr="00126BD2">
        <w:rPr>
          <w:rFonts w:hint="eastAsia"/>
        </w:rPr>
        <w:t>处理实际污水</w:t>
      </w:r>
      <w:r>
        <w:rPr>
          <w:rFonts w:hint="eastAsia"/>
        </w:rPr>
        <w:t>（尿液）</w:t>
      </w:r>
      <w:r w:rsidRPr="00126BD2">
        <w:rPr>
          <w:rFonts w:hint="eastAsia"/>
        </w:rPr>
        <w:t>的表现以及经济分析</w:t>
      </w:r>
      <w:r>
        <w:rPr>
          <w:rFonts w:hint="eastAsia"/>
        </w:rPr>
        <w:t>。</w:t>
      </w:r>
    </w:p>
    <w:p w14:paraId="57FAF537" w14:textId="77777777" w:rsidR="001B5AF8" w:rsidRDefault="001B5AF8" w:rsidP="001B5AF8">
      <w:pPr>
        <w:pStyle w:val="Bf2"/>
      </w:pPr>
      <w:r>
        <w:rPr>
          <w:rFonts w:hint="eastAsia"/>
        </w:rPr>
        <w:t>研究出发点：</w:t>
      </w:r>
    </w:p>
    <w:p w14:paraId="519E1346" w14:textId="77777777" w:rsidR="001B5AF8" w:rsidRDefault="001B5AF8" w:rsidP="001B5AF8">
      <w:pPr>
        <w:pStyle w:val="Bf2"/>
      </w:pPr>
      <w:r>
        <w:rPr>
          <w:noProof/>
        </w:rPr>
        <w:drawing>
          <wp:anchor distT="0" distB="0" distL="114300" distR="114300" simplePos="0" relativeHeight="251712512" behindDoc="0" locked="0" layoutInCell="1" allowOverlap="1" wp14:anchorId="101BB6B1" wp14:editId="123C63D8">
            <wp:simplePos x="0" y="0"/>
            <wp:positionH relativeFrom="column">
              <wp:posOffset>235585</wp:posOffset>
            </wp:positionH>
            <wp:positionV relativeFrom="paragraph">
              <wp:posOffset>261620</wp:posOffset>
            </wp:positionV>
            <wp:extent cx="5523230" cy="4030980"/>
            <wp:effectExtent l="0" t="0" r="1270" b="7620"/>
            <wp:wrapSquare wrapText="bothSides"/>
            <wp:docPr id="12661837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15" t="2425" r="2895" b="8395"/>
                    <a:stretch/>
                  </pic:blipFill>
                  <pic:spPr bwMode="auto">
                    <a:xfrm>
                      <a:off x="0" y="0"/>
                      <a:ext cx="5523230" cy="403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64B88" w14:textId="77777777" w:rsidR="001B5AF8" w:rsidRDefault="001B5AF8" w:rsidP="001B5AF8">
      <w:pPr>
        <w:pStyle w:val="Bf2"/>
      </w:pPr>
      <w:r>
        <w:rPr>
          <w:rFonts w:hint="eastAsia"/>
        </w:rPr>
        <w:t>反应器设计</w:t>
      </w:r>
    </w:p>
    <w:p w14:paraId="619C77D9" w14:textId="77777777" w:rsidR="001B5AF8" w:rsidRDefault="001B5AF8" w:rsidP="001B5AF8">
      <w:pPr>
        <w:pStyle w:val="Bf2"/>
      </w:pPr>
      <w:proofErr w:type="gramStart"/>
      <w:r>
        <w:t>篮式阳极</w:t>
      </w:r>
      <w:proofErr w:type="gramEnd"/>
      <w:r>
        <w:t>：阳极直径</w:t>
      </w:r>
      <w:r>
        <w:t>29mm</w:t>
      </w:r>
      <w:r>
        <w:t>，高</w:t>
      </w:r>
      <w:r>
        <w:t>118mm</w:t>
      </w:r>
      <w:r>
        <w:t>，由镀</w:t>
      </w:r>
      <w:r>
        <w:t>Ru-</w:t>
      </w:r>
      <w:proofErr w:type="spellStart"/>
      <w:r>
        <w:t>Ir</w:t>
      </w:r>
      <w:proofErr w:type="spellEnd"/>
      <w:r>
        <w:t>的钛制成，阳极上网格最大直径为</w:t>
      </w:r>
      <w:r>
        <w:t>2mm</w:t>
      </w:r>
      <w:r>
        <w:t>，将</w:t>
      </w:r>
      <w:r>
        <w:t>80g</w:t>
      </w:r>
      <w:r>
        <w:t>的</w:t>
      </w:r>
      <w:r>
        <w:t>CaCO3</w:t>
      </w:r>
      <w:r>
        <w:t>颗粒（直径</w:t>
      </w:r>
      <w:r>
        <w:t>4~6mm</w:t>
      </w:r>
      <w:r>
        <w:t>）填充进阳极。</w:t>
      </w:r>
    </w:p>
    <w:p w14:paraId="4AAE98B2" w14:textId="77777777" w:rsidR="001B5AF8" w:rsidRDefault="001B5AF8" w:rsidP="001B5AF8">
      <w:pPr>
        <w:pStyle w:val="Bf2"/>
      </w:pPr>
      <w:r>
        <w:t>不锈钢管状阴极：直径</w:t>
      </w:r>
      <w:r>
        <w:t>90mm</w:t>
      </w:r>
      <w:r>
        <w:t>，高</w:t>
      </w:r>
      <w:r>
        <w:t>120mm</w:t>
      </w:r>
    </w:p>
    <w:p w14:paraId="2724CED7" w14:textId="77777777" w:rsidR="001B5AF8" w:rsidRDefault="001B5AF8" w:rsidP="001B5AF8">
      <w:pPr>
        <w:pStyle w:val="Bf2"/>
      </w:pPr>
      <w:r>
        <w:t>阳极垂直放置于阴极正中心，阴极围绕反应器内壁垂直放置，反应器工作容积</w:t>
      </w:r>
      <w:r>
        <w:t>1L</w:t>
      </w:r>
      <w:r>
        <w:t>，不锈钢阴极网格的有效面积为</w:t>
      </w:r>
      <w:r>
        <w:t>222.4cm2</w:t>
      </w:r>
    </w:p>
    <w:p w14:paraId="4A1FD057" w14:textId="77777777" w:rsidR="001B5AF8" w:rsidRDefault="001B5AF8" w:rsidP="001B5AF8">
      <w:pPr>
        <w:pStyle w:val="Bf2"/>
      </w:pPr>
      <w:r>
        <w:t>实验溶液：合成的人工试剂和经过分离的男性尿液。</w:t>
      </w:r>
    </w:p>
    <w:p w14:paraId="41888953" w14:textId="77777777" w:rsidR="001B5AF8" w:rsidRPr="00743210" w:rsidRDefault="001B5AF8" w:rsidP="001B5AF8">
      <w:pPr>
        <w:pStyle w:val="B8"/>
        <w:rPr>
          <w:rFonts w:ascii="宋体" w:eastAsia="宋体" w:hAnsi="宋体"/>
          <w:b/>
          <w:bCs/>
        </w:rPr>
      </w:pPr>
      <w:proofErr w:type="gramStart"/>
      <w:r w:rsidRPr="009B0A89">
        <w:rPr>
          <w:rFonts w:ascii="宋体" w:eastAsia="宋体" w:hAnsi="宋体" w:hint="eastAsia"/>
          <w:b/>
          <w:bCs/>
        </w:rPr>
        <w:t>篮式阳极</w:t>
      </w:r>
      <w:proofErr w:type="gramEnd"/>
      <w:r w:rsidRPr="009B0A89">
        <w:rPr>
          <w:rFonts w:ascii="宋体" w:eastAsia="宋体" w:hAnsi="宋体" w:hint="eastAsia"/>
          <w:b/>
          <w:bCs/>
        </w:rPr>
        <w:t>所起的作用（机制）</w:t>
      </w:r>
    </w:p>
    <w:p w14:paraId="2E090853" w14:textId="77777777" w:rsidR="001B5AF8" w:rsidRDefault="001B5AF8" w:rsidP="001B5AF8">
      <w:pPr>
        <w:pStyle w:val="Bf2"/>
      </w:pPr>
      <w:r>
        <w:rPr>
          <w:rFonts w:hint="eastAsia"/>
        </w:rPr>
        <w:t>1</w:t>
      </w:r>
      <w:r>
        <w:t>.</w:t>
      </w:r>
      <w:r>
        <w:t>现象：</w:t>
      </w:r>
      <w:r>
        <w:t>SEM-EDS</w:t>
      </w:r>
      <w:r>
        <w:t>结果表明颗粒的形状不规则，但大小相似，仅含有</w:t>
      </w:r>
      <w:r>
        <w:t>Ca</w:t>
      </w:r>
      <w:r>
        <w:t>、</w:t>
      </w:r>
      <w:r>
        <w:t>C</w:t>
      </w:r>
      <w:r>
        <w:t>和</w:t>
      </w:r>
      <w:r>
        <w:t>O</w:t>
      </w:r>
      <w:r>
        <w:t>元素，说明填充颗粒的主要成分为</w:t>
      </w:r>
      <w:r>
        <w:t>CaCO</w:t>
      </w:r>
      <w:r w:rsidRPr="002C066C">
        <w:rPr>
          <w:vertAlign w:val="subscript"/>
        </w:rPr>
        <w:t>3</w:t>
      </w:r>
      <w:r>
        <w:t>。</w:t>
      </w:r>
    </w:p>
    <w:p w14:paraId="2B912375" w14:textId="77777777" w:rsidR="001B5AF8" w:rsidRDefault="001B5AF8" w:rsidP="001B5AF8">
      <w:pPr>
        <w:pStyle w:val="Bf2"/>
      </w:pPr>
      <w:r>
        <w:rPr>
          <w:rFonts w:hint="eastAsia"/>
        </w:rPr>
        <w:t>2</w:t>
      </w:r>
      <w:r>
        <w:t>.</w:t>
      </w:r>
      <w:r>
        <w:t>现象：在电流密度为</w:t>
      </w:r>
      <w:r>
        <w:t>1.8A/</w:t>
      </w:r>
      <w:r>
        <w:t>㎡处理</w:t>
      </w:r>
      <w:r>
        <w:t>8h</w:t>
      </w:r>
      <w:r>
        <w:t>后，溶液整体</w:t>
      </w:r>
      <w:r>
        <w:t>pH</w:t>
      </w:r>
      <w:r>
        <w:t>从</w:t>
      </w:r>
      <w:r>
        <w:t>6.5</w:t>
      </w:r>
      <w:r>
        <w:t>升到</w:t>
      </w:r>
      <w:r>
        <w:t>10.5</w:t>
      </w:r>
      <w:r>
        <w:t>，同时</w:t>
      </w:r>
      <w:r>
        <w:t>Ca</w:t>
      </w:r>
      <w:r>
        <w:t>浓度升至</w:t>
      </w:r>
      <w:r>
        <w:t>40mg/L</w:t>
      </w:r>
      <w:r>
        <w:t>。</w:t>
      </w:r>
    </w:p>
    <w:p w14:paraId="7A0A0808" w14:textId="77777777" w:rsidR="001B5AF8" w:rsidRDefault="001B5AF8" w:rsidP="001B5AF8">
      <w:pPr>
        <w:pStyle w:val="Bf2"/>
      </w:pPr>
      <w:r>
        <w:t>分析机制：过去电化学除磷技术，阳极产生</w:t>
      </w:r>
      <w:r>
        <w:t>H+</w:t>
      </w:r>
      <w:r>
        <w:t>，一般通过质量扩散的方式，等待与阴极产生的</w:t>
      </w:r>
      <w:r>
        <w:t>OH-</w:t>
      </w:r>
      <w:r>
        <w:t>结合，从而消耗。</w:t>
      </w:r>
      <w:proofErr w:type="gramStart"/>
      <w:r>
        <w:t>篮式阳极</w:t>
      </w:r>
      <w:proofErr w:type="gramEnd"/>
      <w:r>
        <w:t>通过填充</w:t>
      </w:r>
      <w:r>
        <w:t>CaCO</w:t>
      </w:r>
      <w:r w:rsidRPr="002C066C">
        <w:rPr>
          <w:vertAlign w:val="subscript"/>
        </w:rPr>
        <w:t>3</w:t>
      </w:r>
      <w:r>
        <w:t>颗粒，增加了</w:t>
      </w:r>
      <w:r>
        <w:t>H+</w:t>
      </w:r>
      <w:r>
        <w:t>的消耗途径，阳极产生的</w:t>
      </w:r>
      <w:r>
        <w:t>H+</w:t>
      </w:r>
      <w:r>
        <w:t>在阳极处就可以直接与</w:t>
      </w:r>
      <w:r>
        <w:t>CaCO</w:t>
      </w:r>
      <w:r w:rsidRPr="002C066C">
        <w:rPr>
          <w:vertAlign w:val="subscript"/>
        </w:rPr>
        <w:t>3</w:t>
      </w:r>
      <w:r>
        <w:t>反应，从而被消耗。通过这种方式，限制了电化学除</w:t>
      </w:r>
      <w:proofErr w:type="gramStart"/>
      <w:r>
        <w:t>磷技术</w:t>
      </w:r>
      <w:proofErr w:type="gramEnd"/>
      <w:r>
        <w:t>中</w:t>
      </w:r>
      <w:r>
        <w:t>H+</w:t>
      </w:r>
      <w:r>
        <w:t>和</w:t>
      </w:r>
      <w:r>
        <w:t>OH-</w:t>
      </w:r>
      <w:r>
        <w:t>的结合，使得有更多</w:t>
      </w:r>
      <w:r>
        <w:t>OH-</w:t>
      </w:r>
      <w:r>
        <w:t>积累，不仅局部</w:t>
      </w:r>
      <w:r>
        <w:t>pH</w:t>
      </w:r>
      <w:r>
        <w:t>升高，甚至整体溶液</w:t>
      </w:r>
      <w:r>
        <w:t>pH</w:t>
      </w:r>
      <w:r>
        <w:t>也升高。同时，</w:t>
      </w:r>
      <w:r>
        <w:t>CaCO</w:t>
      </w:r>
      <w:r w:rsidRPr="002C066C">
        <w:rPr>
          <w:vertAlign w:val="subscript"/>
        </w:rPr>
        <w:t>3</w:t>
      </w:r>
      <w:r>
        <w:t>与</w:t>
      </w:r>
      <w:r>
        <w:t>H+</w:t>
      </w:r>
      <w:r>
        <w:t>的反应还能产生</w:t>
      </w:r>
      <w:r>
        <w:t>Ca</w:t>
      </w:r>
      <w:r w:rsidRPr="002C066C">
        <w:rPr>
          <w:vertAlign w:val="superscript"/>
        </w:rPr>
        <w:t>2+</w:t>
      </w:r>
      <w:r>
        <w:t>，为处理过程提供</w:t>
      </w:r>
      <w:r>
        <w:t>Ca</w:t>
      </w:r>
      <w:r>
        <w:t>源。</w:t>
      </w:r>
    </w:p>
    <w:p w14:paraId="6DE31483" w14:textId="77777777" w:rsidR="001B5AF8" w:rsidRDefault="001B5AF8" w:rsidP="001B5AF8">
      <w:pPr>
        <w:pStyle w:val="Bf2"/>
      </w:pPr>
      <w:r>
        <w:rPr>
          <w:rFonts w:hint="eastAsia"/>
        </w:rPr>
        <w:t>3</w:t>
      </w:r>
      <w:r>
        <w:t>.</w:t>
      </w:r>
      <w:r>
        <w:t>现象：在不施加电流（</w:t>
      </w:r>
      <w:r>
        <w:t>0mA</w:t>
      </w:r>
      <w:r>
        <w:t>）处理</w:t>
      </w:r>
      <w:r>
        <w:t>8</w:t>
      </w:r>
      <w:r>
        <w:t>小时后，溶液整体</w:t>
      </w:r>
      <w:r>
        <w:t>pH</w:t>
      </w:r>
      <w:r>
        <w:t>从</w:t>
      </w:r>
      <w:r>
        <w:t>6.7</w:t>
      </w:r>
      <w:r>
        <w:t>升到</w:t>
      </w:r>
      <w:r>
        <w:t>9.4</w:t>
      </w:r>
      <w:r>
        <w:t>，同时</w:t>
      </w:r>
      <w:r>
        <w:t>Ca</w:t>
      </w:r>
      <w:r>
        <w:t>浓度升至</w:t>
      </w:r>
      <w:r>
        <w:t>5.14mg/L</w:t>
      </w:r>
      <w:r>
        <w:t>。</w:t>
      </w:r>
    </w:p>
    <w:p w14:paraId="3B96DE4D" w14:textId="77777777" w:rsidR="001B5AF8" w:rsidRDefault="001B5AF8" w:rsidP="001B5AF8">
      <w:pPr>
        <w:pStyle w:val="Bf2"/>
      </w:pPr>
      <w:r>
        <w:t>分析：说明填充的</w:t>
      </w:r>
      <w:r>
        <w:t>CaCO3</w:t>
      </w:r>
      <w:r>
        <w:t>颗粒，在中性条件下是微溶的；然而，溶液</w:t>
      </w:r>
      <w:r>
        <w:t>pH</w:t>
      </w:r>
      <w:r>
        <w:t>和</w:t>
      </w:r>
      <w:r>
        <w:t>Ca</w:t>
      </w:r>
      <w:r>
        <w:t>浓度都远低于电流密度</w:t>
      </w:r>
      <w:r>
        <w:t>1.8A/</w:t>
      </w:r>
      <w:r>
        <w:t>㎡的情况，说明施加电流具有的重要作用。</w:t>
      </w:r>
    </w:p>
    <w:p w14:paraId="25DAFB6D" w14:textId="77777777" w:rsidR="001B5AF8" w:rsidRDefault="001B5AF8" w:rsidP="001B5AF8">
      <w:pPr>
        <w:pStyle w:val="Bf2"/>
      </w:pPr>
      <w:r>
        <w:t>节总结：引入新</w:t>
      </w:r>
      <w:proofErr w:type="gramStart"/>
      <w:r>
        <w:t>的篮式阳极</w:t>
      </w:r>
      <w:proofErr w:type="gramEnd"/>
      <w:r>
        <w:t>，通过在阳极区域发生</w:t>
      </w:r>
      <w:r>
        <w:t>CaCO3-H+</w:t>
      </w:r>
      <w:r>
        <w:t>反应，使阴极区域甚至主体溶液的</w:t>
      </w:r>
      <w:r>
        <w:t>pH</w:t>
      </w:r>
      <w:r>
        <w:t>和</w:t>
      </w:r>
      <w:r>
        <w:t>Ca</w:t>
      </w:r>
      <w:r w:rsidRPr="002C066C">
        <w:rPr>
          <w:vertAlign w:val="superscript"/>
        </w:rPr>
        <w:t>2+</w:t>
      </w:r>
      <w:r>
        <w:t>浓度升高，为</w:t>
      </w:r>
      <w:proofErr w:type="spellStart"/>
      <w:r>
        <w:t>CaP</w:t>
      </w:r>
      <w:proofErr w:type="spellEnd"/>
      <w:r>
        <w:t>的形成和沉淀创造理想环境。</w:t>
      </w:r>
    </w:p>
    <w:p w14:paraId="5CEC5B10" w14:textId="77777777" w:rsidR="001B5AF8" w:rsidRPr="00ED74C7" w:rsidRDefault="001B5AF8" w:rsidP="001B5AF8">
      <w:pPr>
        <w:pStyle w:val="B8"/>
        <w:rPr>
          <w:rFonts w:ascii="宋体" w:eastAsia="宋体" w:hAnsi="宋体"/>
          <w:b/>
          <w:bCs/>
        </w:rPr>
      </w:pPr>
      <w:proofErr w:type="gramStart"/>
      <w:r w:rsidRPr="009B0A89">
        <w:rPr>
          <w:rFonts w:ascii="宋体" w:eastAsia="宋体" w:hAnsi="宋体" w:hint="eastAsia"/>
          <w:b/>
          <w:bCs/>
        </w:rPr>
        <w:t>篮式阳极</w:t>
      </w:r>
      <w:proofErr w:type="gramEnd"/>
      <w:r w:rsidRPr="009B0A89">
        <w:rPr>
          <w:rFonts w:ascii="宋体" w:eastAsia="宋体" w:hAnsi="宋体" w:hint="eastAsia"/>
          <w:b/>
          <w:bCs/>
        </w:rPr>
        <w:t>对磷的回收</w:t>
      </w:r>
    </w:p>
    <w:p w14:paraId="726E662D" w14:textId="77777777" w:rsidR="001B5AF8" w:rsidRDefault="001B5AF8" w:rsidP="001B5AF8">
      <w:pPr>
        <w:pStyle w:val="Bf2"/>
      </w:pPr>
      <w:r>
        <w:t>1.</w:t>
      </w:r>
      <w:r>
        <w:t>现象：施加电流密度</w:t>
      </w:r>
      <w:r>
        <w:t>1.8A/</w:t>
      </w:r>
      <w:r>
        <w:t>㎡和进水</w:t>
      </w:r>
      <w:r>
        <w:t>P</w:t>
      </w:r>
      <w:r>
        <w:t>浓度为</w:t>
      </w:r>
      <w:r>
        <w:t>1.0Mm</w:t>
      </w:r>
      <w:r>
        <w:rPr>
          <w:rFonts w:hint="eastAsia"/>
        </w:rPr>
        <w:t>，在</w:t>
      </w:r>
      <w:r>
        <w:t>处理</w:t>
      </w:r>
      <w:r>
        <w:t>8</w:t>
      </w:r>
      <w:r>
        <w:t>小时后，</w:t>
      </w:r>
      <w:r>
        <w:t>P</w:t>
      </w:r>
      <w:r>
        <w:t>去除率能达到</w:t>
      </w:r>
      <w:r>
        <w:t>55%</w:t>
      </w:r>
      <w:r>
        <w:t>；相比之下，不适加电流时，</w:t>
      </w:r>
      <w:r>
        <w:t>P</w:t>
      </w:r>
      <w:r>
        <w:t>去除率不明显。</w:t>
      </w:r>
    </w:p>
    <w:p w14:paraId="1052C5BC" w14:textId="77777777" w:rsidR="001B5AF8" w:rsidRDefault="001B5AF8" w:rsidP="001B5AF8">
      <w:pPr>
        <w:pStyle w:val="Bf2"/>
      </w:pPr>
      <w:r>
        <w:t>分析：排除了</w:t>
      </w:r>
      <w:r>
        <w:t>PO</w:t>
      </w:r>
      <w:r w:rsidRPr="002C066C">
        <w:rPr>
          <w:vertAlign w:val="subscript"/>
        </w:rPr>
        <w:t>4</w:t>
      </w:r>
      <w:r w:rsidRPr="002C066C">
        <w:rPr>
          <w:vertAlign w:val="superscript"/>
        </w:rPr>
        <w:t>3-</w:t>
      </w:r>
      <w:r>
        <w:t>因为</w:t>
      </w:r>
      <w:r>
        <w:t>CaCO</w:t>
      </w:r>
      <w:r w:rsidRPr="002C066C">
        <w:rPr>
          <w:vertAlign w:val="subscript"/>
        </w:rPr>
        <w:t>3</w:t>
      </w:r>
      <w:r>
        <w:t>填充颗粒或者吸附等其他机制而去除的可能性。</w:t>
      </w:r>
    </w:p>
    <w:p w14:paraId="52787AAA" w14:textId="77777777" w:rsidR="001B5AF8" w:rsidRDefault="001B5AF8" w:rsidP="001B5AF8">
      <w:pPr>
        <w:pStyle w:val="Bf2"/>
      </w:pPr>
      <w:r>
        <w:t>2.</w:t>
      </w:r>
      <w:r>
        <w:t>现象：阴极表面发现明显的白色</w:t>
      </w:r>
      <w:proofErr w:type="spellStart"/>
      <w:r>
        <w:t>CaP</w:t>
      </w:r>
      <w:proofErr w:type="spellEnd"/>
      <w:r>
        <w:t>沉淀。起初从沉淀的</w:t>
      </w:r>
      <w:r>
        <w:t>SEM</w:t>
      </w:r>
      <w:r>
        <w:t>图像，发现球形颗粒的聚集，初步猜测与</w:t>
      </w:r>
      <w:r>
        <w:t>ACP</w:t>
      </w:r>
      <w:r>
        <w:t>有关，后续通过相关元素分布和</w:t>
      </w:r>
      <w:r>
        <w:t>XRD</w:t>
      </w:r>
      <w:r>
        <w:t>分析，进一步证实该猜测。</w:t>
      </w:r>
    </w:p>
    <w:p w14:paraId="73069C87" w14:textId="77777777" w:rsidR="001B5AF8" w:rsidRDefault="001B5AF8" w:rsidP="001B5AF8">
      <w:pPr>
        <w:pStyle w:val="Bf2"/>
      </w:pPr>
      <w:r>
        <w:t>结论：证明该体系能</w:t>
      </w:r>
      <w:r>
        <w:rPr>
          <w:rFonts w:hint="eastAsia"/>
        </w:rPr>
        <w:t>以</w:t>
      </w:r>
      <w:proofErr w:type="spellStart"/>
      <w:r>
        <w:rPr>
          <w:rFonts w:hint="eastAsia"/>
        </w:rPr>
        <w:t>Ca</w:t>
      </w:r>
      <w:r>
        <w:t>P</w:t>
      </w:r>
      <w:proofErr w:type="spellEnd"/>
      <w:r>
        <w:rPr>
          <w:rFonts w:hint="eastAsia"/>
        </w:rPr>
        <w:t>沉淀形式回收</w:t>
      </w:r>
      <w:r>
        <w:t>磷酸根。</w:t>
      </w:r>
    </w:p>
    <w:p w14:paraId="5FAFDFE7" w14:textId="77777777" w:rsidR="001B5AF8" w:rsidRDefault="001B5AF8" w:rsidP="001B5AF8">
      <w:pPr>
        <w:pStyle w:val="Bf2"/>
      </w:pPr>
      <w:r>
        <w:t>3.CaCO</w:t>
      </w:r>
      <w:r w:rsidRPr="002C066C">
        <w:rPr>
          <w:vertAlign w:val="subscript"/>
        </w:rPr>
        <w:t>3</w:t>
      </w:r>
      <w:r>
        <w:t>副产物的考虑：</w:t>
      </w:r>
    </w:p>
    <w:p w14:paraId="792D7A4E" w14:textId="77777777" w:rsidR="001B5AF8" w:rsidRDefault="001B5AF8" w:rsidP="001B5AF8">
      <w:pPr>
        <w:pStyle w:val="Bf2"/>
      </w:pPr>
      <w:r>
        <w:t>副产物存在的依据：（</w:t>
      </w:r>
      <w:r>
        <w:t>1</w:t>
      </w:r>
      <w:r>
        <w:t>）过往研究中，</w:t>
      </w:r>
      <w:r>
        <w:t>CaCO</w:t>
      </w:r>
      <w:r w:rsidRPr="002C066C">
        <w:rPr>
          <w:vertAlign w:val="subscript"/>
        </w:rPr>
        <w:t>3</w:t>
      </w:r>
      <w:r>
        <w:t>颗粒填充的反应柱，会形成</w:t>
      </w:r>
      <w:r>
        <w:t>CaCO</w:t>
      </w:r>
      <w:r w:rsidRPr="002C066C">
        <w:rPr>
          <w:vertAlign w:val="subscript"/>
        </w:rPr>
        <w:t>3</w:t>
      </w:r>
      <w:r>
        <w:t>的副产物，也即填充物的再生成（</w:t>
      </w:r>
      <w:r>
        <w:t>2</w:t>
      </w:r>
      <w:r>
        <w:t>）在本实验</w:t>
      </w:r>
      <w:r>
        <w:t>8h</w:t>
      </w:r>
      <w:r>
        <w:t>的电解周期中，在最后阶段，</w:t>
      </w:r>
      <w:r>
        <w:rPr>
          <w:rFonts w:hint="eastAsia"/>
        </w:rPr>
        <w:t>理论</w:t>
      </w:r>
      <w:r>
        <w:t>计算</w:t>
      </w:r>
      <w:r>
        <w:t>CaCO</w:t>
      </w:r>
      <w:r w:rsidRPr="002C066C">
        <w:rPr>
          <w:vertAlign w:val="subscript"/>
        </w:rPr>
        <w:t>3</w:t>
      </w:r>
      <w:r>
        <w:rPr>
          <w:rFonts w:hint="eastAsia"/>
        </w:rPr>
        <w:t>的</w:t>
      </w:r>
      <w:r>
        <w:t>SI</w:t>
      </w:r>
      <w:r>
        <w:t>较低，为</w:t>
      </w:r>
      <w:r>
        <w:t>0.687</w:t>
      </w:r>
      <w:r>
        <w:t>，但仍然＞</w:t>
      </w:r>
      <w:r>
        <w:t>0</w:t>
      </w:r>
      <w:r>
        <w:t>，也即理论上能产生</w:t>
      </w:r>
      <w:r>
        <w:t>CaCO</w:t>
      </w:r>
      <w:r w:rsidRPr="002C066C">
        <w:rPr>
          <w:vertAlign w:val="subscript"/>
        </w:rPr>
        <w:t>3</w:t>
      </w:r>
      <w:r>
        <w:t>沉淀。（</w:t>
      </w:r>
      <w:r>
        <w:t>3</w:t>
      </w:r>
      <w:r>
        <w:t>）回收的产物</w:t>
      </w:r>
      <w:r>
        <w:t>Ca/P</w:t>
      </w:r>
      <w:r>
        <w:t>（</w:t>
      </w:r>
      <w:r>
        <w:t>2.0</w:t>
      </w:r>
      <w:r>
        <w:t>）＞典型的</w:t>
      </w:r>
      <w:r>
        <w:t>ACP</w:t>
      </w:r>
      <w:r>
        <w:t>钙磷比（</w:t>
      </w:r>
      <w:r>
        <w:t>1.5</w:t>
      </w:r>
      <w:r>
        <w:t>），说明产物</w:t>
      </w:r>
      <w:r>
        <w:t>Ca</w:t>
      </w:r>
      <w:r>
        <w:t>含量较高，</w:t>
      </w:r>
      <w:r>
        <w:rPr>
          <w:rFonts w:hint="eastAsia"/>
        </w:rPr>
        <w:t>可能生成</w:t>
      </w:r>
      <w:r>
        <w:t>CaCO</w:t>
      </w:r>
      <w:r w:rsidRPr="002C066C">
        <w:rPr>
          <w:vertAlign w:val="subscript"/>
        </w:rPr>
        <w:t>3</w:t>
      </w:r>
      <w:r>
        <w:t>副产物。</w:t>
      </w:r>
    </w:p>
    <w:p w14:paraId="60B9F6EC" w14:textId="77777777" w:rsidR="001B5AF8" w:rsidRDefault="001B5AF8" w:rsidP="001B5AF8">
      <w:pPr>
        <w:pStyle w:val="Bf2"/>
      </w:pPr>
      <w:r>
        <w:t>区别：本论文的反应器产物，</w:t>
      </w:r>
      <w:r>
        <w:t>Ca/P</w:t>
      </w:r>
      <w:r>
        <w:t>略微高于典型</w:t>
      </w:r>
      <w:r>
        <w:t>ACP</w:t>
      </w:r>
      <w:r>
        <w:t>，但相比于过去反应器产物（</w:t>
      </w:r>
      <w:r>
        <w:t>2.0vs326.8</w:t>
      </w:r>
      <w:r>
        <w:t>），已经有了巨大的进步。</w:t>
      </w:r>
    </w:p>
    <w:p w14:paraId="5942ADD9" w14:textId="77777777" w:rsidR="001B5AF8" w:rsidRDefault="001B5AF8" w:rsidP="001B5AF8">
      <w:pPr>
        <w:pStyle w:val="B8"/>
        <w:rPr>
          <w:rFonts w:ascii="宋体" w:eastAsia="宋体" w:hAnsi="宋体"/>
          <w:b/>
          <w:bCs/>
        </w:rPr>
      </w:pPr>
      <w:r w:rsidRPr="00B743DD">
        <w:rPr>
          <w:rFonts w:ascii="宋体" w:eastAsia="宋体" w:hAnsi="宋体" w:hint="eastAsia"/>
          <w:b/>
          <w:bCs/>
        </w:rPr>
        <w:t>产物质量的提升以及长期稳定运行</w:t>
      </w:r>
    </w:p>
    <w:p w14:paraId="6E14502C" w14:textId="77777777" w:rsidR="001B5AF8" w:rsidRDefault="001B5AF8" w:rsidP="001B5AF8">
      <w:pPr>
        <w:pStyle w:val="Bf2"/>
      </w:pPr>
      <w:r>
        <w:rPr>
          <w:rFonts w:hint="eastAsia"/>
        </w:rPr>
        <w:t>1</w:t>
      </w:r>
      <w:r>
        <w:t>.</w:t>
      </w:r>
      <w:r>
        <w:t>现象：反应器在</w:t>
      </w:r>
      <w:r>
        <w:t>70</w:t>
      </w:r>
      <w:r>
        <w:t>天连续流条件下运行，几乎所有</w:t>
      </w:r>
      <w:r>
        <w:t>P</w:t>
      </w:r>
      <w:r>
        <w:t>以高纯度、高结晶度的</w:t>
      </w:r>
      <w:proofErr w:type="spellStart"/>
      <w:r>
        <w:t>CaP</w:t>
      </w:r>
      <w:proofErr w:type="spellEnd"/>
      <w:r>
        <w:t>形式被回收，没有与</w:t>
      </w:r>
      <w:r>
        <w:t>CaCO</w:t>
      </w:r>
      <w:r w:rsidRPr="002C066C">
        <w:rPr>
          <w:vertAlign w:val="subscript"/>
        </w:rPr>
        <w:t>3</w:t>
      </w:r>
      <w:r>
        <w:t>填充颗粒混合。</w:t>
      </w:r>
    </w:p>
    <w:p w14:paraId="1C5488DF" w14:textId="77777777" w:rsidR="001B5AF8" w:rsidRDefault="001B5AF8" w:rsidP="001B5AF8">
      <w:pPr>
        <w:pStyle w:val="Bf2"/>
      </w:pPr>
      <w:r>
        <w:rPr>
          <w:rFonts w:hint="eastAsia"/>
        </w:rPr>
        <w:t>2</w:t>
      </w:r>
      <w:r>
        <w:t>.</w:t>
      </w:r>
      <w:r>
        <w:t>现象：经过</w:t>
      </w:r>
      <w:r>
        <w:t>70</w:t>
      </w:r>
      <w:r>
        <w:t>天的运行，填充颗粒的形态并没有明显变化，随着</w:t>
      </w:r>
      <w:r>
        <w:t>CaCO</w:t>
      </w:r>
      <w:r w:rsidRPr="002C066C">
        <w:rPr>
          <w:vertAlign w:val="subscript"/>
        </w:rPr>
        <w:t>3</w:t>
      </w:r>
      <w:r>
        <w:t>的溶解，</w:t>
      </w:r>
      <w:r>
        <w:t xml:space="preserve">Ca </w:t>
      </w:r>
      <w:proofErr w:type="spellStart"/>
      <w:r>
        <w:t>wt</w:t>
      </w:r>
      <w:proofErr w:type="spellEnd"/>
      <w:r>
        <w:t>%</w:t>
      </w:r>
      <w:r>
        <w:t>有轻微降低（</w:t>
      </w:r>
      <w:r>
        <w:t>38%</w:t>
      </w:r>
      <w:r>
        <w:t>到</w:t>
      </w:r>
      <w:r>
        <w:t>33%</w:t>
      </w:r>
      <w:r>
        <w:t>）。酸化后，用</w:t>
      </w:r>
      <w:r>
        <w:t>ICP-OES</w:t>
      </w:r>
      <w:r>
        <w:t>对填充材料进行元素分析，结果表明，填充颗粒上并没有</w:t>
      </w:r>
      <w:proofErr w:type="spellStart"/>
      <w:r>
        <w:t>CaP</w:t>
      </w:r>
      <w:proofErr w:type="spellEnd"/>
      <w:r>
        <w:t>沉淀。</w:t>
      </w:r>
    </w:p>
    <w:p w14:paraId="7213813D" w14:textId="77777777" w:rsidR="001B5AF8" w:rsidRDefault="001B5AF8" w:rsidP="001B5AF8">
      <w:pPr>
        <w:pStyle w:val="Bf2"/>
      </w:pPr>
      <w:r>
        <w:rPr>
          <w:rFonts w:hint="eastAsia"/>
        </w:rPr>
        <w:t>3</w:t>
      </w:r>
      <w:r>
        <w:t>.</w:t>
      </w:r>
      <w:r>
        <w:t>现象：</w:t>
      </w:r>
      <w:r>
        <w:t>70</w:t>
      </w:r>
      <w:r>
        <w:t>天前后，</w:t>
      </w:r>
      <w:proofErr w:type="gramStart"/>
      <w:r>
        <w:t>篮式阳极</w:t>
      </w:r>
      <w:proofErr w:type="gramEnd"/>
      <w:r>
        <w:t>表面并没有观察到任何可见的沉淀。</w:t>
      </w:r>
    </w:p>
    <w:p w14:paraId="71520422" w14:textId="77777777" w:rsidR="001B5AF8" w:rsidRDefault="001B5AF8" w:rsidP="001B5AF8">
      <w:pPr>
        <w:pStyle w:val="Bf2"/>
      </w:pPr>
      <w:r>
        <w:t>原因：电解水时，阳极发生氧化反应，产生</w:t>
      </w:r>
      <w:r>
        <w:t>O</w:t>
      </w:r>
      <w:r w:rsidRPr="002C066C">
        <w:rPr>
          <w:vertAlign w:val="subscript"/>
        </w:rPr>
        <w:t>2</w:t>
      </w:r>
      <w:r>
        <w:t>和</w:t>
      </w:r>
      <w:r>
        <w:t>H+</w:t>
      </w:r>
      <w:r>
        <w:t>，局部</w:t>
      </w:r>
      <w:r>
        <w:t>pH</w:t>
      </w:r>
      <w:r>
        <w:t>降低，因此沉淀无法在酸性环境下形成，从而填充物和阳极上不会产生</w:t>
      </w:r>
      <w:proofErr w:type="spellStart"/>
      <w:r>
        <w:t>CaP</w:t>
      </w:r>
      <w:proofErr w:type="spellEnd"/>
      <w:r>
        <w:t>沉淀。</w:t>
      </w:r>
    </w:p>
    <w:p w14:paraId="727579AB" w14:textId="77777777" w:rsidR="001B5AF8" w:rsidRDefault="001B5AF8" w:rsidP="001B5AF8">
      <w:pPr>
        <w:pStyle w:val="Bf2"/>
      </w:pPr>
      <w:r>
        <w:rPr>
          <w:rFonts w:hint="eastAsia"/>
        </w:rPr>
        <w:t>4</w:t>
      </w:r>
      <w:r>
        <w:t>.</w:t>
      </w:r>
      <w:r>
        <w:t>目的：考虑</w:t>
      </w:r>
      <w:proofErr w:type="gramStart"/>
      <w:r>
        <w:t>到篮式阳极</w:t>
      </w:r>
      <w:proofErr w:type="gramEnd"/>
      <w:r>
        <w:t>不同位置</w:t>
      </w:r>
      <w:r>
        <w:t>H+</w:t>
      </w:r>
      <w:r>
        <w:t>浓度不一样（越靠近阳极表面</w:t>
      </w:r>
      <w:r>
        <w:t>H+</w:t>
      </w:r>
      <w:r>
        <w:t>浓度越高），因此研究</w:t>
      </w:r>
      <w:proofErr w:type="spellStart"/>
      <w:r>
        <w:t>CaP</w:t>
      </w:r>
      <w:proofErr w:type="spellEnd"/>
      <w:r>
        <w:t>在离阳极表面较远的内部填充物有无沉淀。</w:t>
      </w:r>
    </w:p>
    <w:p w14:paraId="1FC995ED" w14:textId="77777777" w:rsidR="001B5AF8" w:rsidRDefault="001B5AF8" w:rsidP="001B5AF8">
      <w:pPr>
        <w:pStyle w:val="Bf2"/>
      </w:pPr>
      <w:r>
        <w:t>现象：与阳极表面相同，填充物上也没有</w:t>
      </w:r>
      <w:proofErr w:type="spellStart"/>
      <w:r>
        <w:t>CaP</w:t>
      </w:r>
      <w:proofErr w:type="spellEnd"/>
      <w:r>
        <w:t>沉淀，而且无论是远离阳极的内部填充物还是靠近阳极的外部填充物，都没有发现</w:t>
      </w:r>
      <w:proofErr w:type="spellStart"/>
      <w:r>
        <w:t>CaP</w:t>
      </w:r>
      <w:proofErr w:type="spellEnd"/>
      <w:r>
        <w:t>沉淀。</w:t>
      </w:r>
    </w:p>
    <w:p w14:paraId="138961DE" w14:textId="77777777" w:rsidR="001B5AF8" w:rsidRDefault="001B5AF8" w:rsidP="001B5AF8">
      <w:pPr>
        <w:pStyle w:val="Bf2"/>
      </w:pPr>
      <w:r>
        <w:t>结论：</w:t>
      </w:r>
      <w:proofErr w:type="gramStart"/>
      <w:r>
        <w:t>篮式阳极</w:t>
      </w:r>
      <w:proofErr w:type="gramEnd"/>
      <w:r>
        <w:t>建立了一个稳定、高效的低</w:t>
      </w:r>
      <w:r>
        <w:t>pH</w:t>
      </w:r>
      <w:r>
        <w:t>区域，</w:t>
      </w:r>
      <w:r>
        <w:t>P</w:t>
      </w:r>
      <w:r>
        <w:t>要么以非均相沉淀形式在阴极沉淀，要么以均相形式在主体溶液中沉淀。</w:t>
      </w:r>
    </w:p>
    <w:p w14:paraId="187C410A" w14:textId="77777777" w:rsidR="001B5AF8" w:rsidRDefault="001B5AF8" w:rsidP="001B5AF8">
      <w:pPr>
        <w:pStyle w:val="Bf2"/>
      </w:pPr>
      <w:r>
        <w:rPr>
          <w:rFonts w:hint="eastAsia"/>
        </w:rPr>
        <w:t>5</w:t>
      </w:r>
      <w:r>
        <w:t>.</w:t>
      </w:r>
      <w:r>
        <w:t>现象：对比过滤后的出水溶液和未过滤的出水溶液，发现其中去除的</w:t>
      </w:r>
      <w:r>
        <w:t>P</w:t>
      </w:r>
      <w:r>
        <w:t>基本相等；反应器阴极表面基本被白色沉淀覆盖，在反应器其他地方基本观察不到白色沉淀。</w:t>
      </w:r>
    </w:p>
    <w:p w14:paraId="71D7E9BB" w14:textId="77777777" w:rsidR="001B5AF8" w:rsidRDefault="001B5AF8" w:rsidP="001B5AF8">
      <w:pPr>
        <w:pStyle w:val="Bf2"/>
      </w:pPr>
      <w:r>
        <w:t>结论：几乎所有的</w:t>
      </w:r>
      <w:r>
        <w:t>P</w:t>
      </w:r>
      <w:r>
        <w:t>都在阴极上以非均相沉淀方式去除，而不是在主体溶液中以均相方式。</w:t>
      </w:r>
    </w:p>
    <w:p w14:paraId="032EA79E" w14:textId="77777777" w:rsidR="001B5AF8" w:rsidRDefault="001B5AF8" w:rsidP="001B5AF8">
      <w:pPr>
        <w:pStyle w:val="Bf2"/>
      </w:pPr>
      <w:r>
        <w:t>理论分析：虽然</w:t>
      </w:r>
      <w:r>
        <w:t>SI</w:t>
      </w:r>
      <w:r>
        <w:t>表明，理论上主体溶液中</w:t>
      </w:r>
      <w:r>
        <w:t>HAP</w:t>
      </w:r>
      <w:r>
        <w:t>达到饱和，可以生成沉淀，但是考虑到阴极局部</w:t>
      </w:r>
      <w:r>
        <w:t>pH</w:t>
      </w:r>
      <w:r>
        <w:t>高于主体溶液，因此阴极局部</w:t>
      </w:r>
      <w:r>
        <w:t>SI</w:t>
      </w:r>
      <w:r>
        <w:t>应该高于主体溶液，进而阴极局部的驱动力更强，比在主体溶液中更容易生成沉淀；除此之外，理论上，从动力学角度，非均相沉淀比均相沉淀更容易。综上所述，即使热力学计算的</w:t>
      </w:r>
      <w:r>
        <w:t>SI</w:t>
      </w:r>
      <w:r>
        <w:t>符合</w:t>
      </w:r>
      <w:r>
        <w:t>HAP</w:t>
      </w:r>
      <w:r>
        <w:t>的沉淀要求，但在主体溶液中也很难看到</w:t>
      </w:r>
      <w:proofErr w:type="spellStart"/>
      <w:r>
        <w:t>CaP</w:t>
      </w:r>
      <w:proofErr w:type="spellEnd"/>
      <w:r>
        <w:t>沉淀。</w:t>
      </w:r>
    </w:p>
    <w:p w14:paraId="2FE11577" w14:textId="77777777" w:rsidR="001B5AF8" w:rsidRDefault="001B5AF8" w:rsidP="001B5AF8">
      <w:pPr>
        <w:pStyle w:val="Bf2"/>
      </w:pPr>
      <w:r>
        <w:rPr>
          <w:rFonts w:hint="eastAsia"/>
        </w:rPr>
        <w:t>6</w:t>
      </w:r>
      <w:r>
        <w:t>.</w:t>
      </w:r>
      <w:r>
        <w:t>现象：阴极沉淀产物的</w:t>
      </w:r>
      <w:r>
        <w:t>SEM</w:t>
      </w:r>
      <w:r>
        <w:t>图像为针状，是</w:t>
      </w:r>
      <w:r>
        <w:t>HAP</w:t>
      </w:r>
      <w:r>
        <w:t>的典型形状；</w:t>
      </w:r>
      <w:r>
        <w:t>XRD</w:t>
      </w:r>
      <w:r>
        <w:t>图谱进一步证明该产物为</w:t>
      </w:r>
      <w:r>
        <w:t>HAP</w:t>
      </w:r>
      <w:r>
        <w:t>；产物的</w:t>
      </w:r>
      <w:r>
        <w:t>Ca/P</w:t>
      </w:r>
      <w:r>
        <w:t>（</w:t>
      </w:r>
      <w:r>
        <w:t>1.8</w:t>
      </w:r>
      <w:r>
        <w:t>）也接近</w:t>
      </w:r>
      <w:r>
        <w:t>HAP</w:t>
      </w:r>
      <w:r>
        <w:t>的理论值（</w:t>
      </w:r>
      <w:r>
        <w:t>1.7</w:t>
      </w:r>
      <w:r>
        <w:t>）。</w:t>
      </w:r>
    </w:p>
    <w:p w14:paraId="6901517E" w14:textId="77777777" w:rsidR="001B5AF8" w:rsidRDefault="001B5AF8" w:rsidP="001B5AF8">
      <w:pPr>
        <w:pStyle w:val="Bf2"/>
      </w:pPr>
      <w:r>
        <w:t>分析：在周期为</w:t>
      </w:r>
      <w:r>
        <w:t>8h</w:t>
      </w:r>
      <w:r>
        <w:t>的分批次实验中，发现的沉淀产物绝大部分不是</w:t>
      </w:r>
      <w:r>
        <w:t>ACP</w:t>
      </w:r>
      <w:r>
        <w:t>，而是高度结晶的</w:t>
      </w:r>
      <w:r>
        <w:t>HAP</w:t>
      </w:r>
      <w:r>
        <w:t>，说明在长期电解过程中，无定形的</w:t>
      </w:r>
      <w:r>
        <w:t>ACP</w:t>
      </w:r>
      <w:r>
        <w:t>向结晶的</w:t>
      </w:r>
      <w:r>
        <w:t>HAP</w:t>
      </w:r>
      <w:r>
        <w:t>转变。该结论与经典成核理论一致。</w:t>
      </w:r>
    </w:p>
    <w:p w14:paraId="72A048C1" w14:textId="77777777" w:rsidR="001B5AF8" w:rsidRDefault="001B5AF8" w:rsidP="001B5AF8">
      <w:pPr>
        <w:pStyle w:val="Bf2"/>
      </w:pPr>
      <w:r>
        <w:rPr>
          <w:rFonts w:hint="eastAsia"/>
        </w:rPr>
        <w:t>7</w:t>
      </w:r>
      <w:r>
        <w:t>.</w:t>
      </w:r>
      <w:r>
        <w:t>现象：在</w:t>
      </w:r>
      <w:r>
        <w:t>70</w:t>
      </w:r>
      <w:r>
        <w:t>天的连续流处理中，一开始的短时间内，反应器</w:t>
      </w:r>
      <w:r>
        <w:t>P</w:t>
      </w:r>
      <w:r>
        <w:t>去除效率极高（＞</w:t>
      </w:r>
      <w:r>
        <w:t>80%</w:t>
      </w:r>
      <w:r>
        <w:t>），随后去除效率逐渐降低，直到第</w:t>
      </w:r>
      <w:r>
        <w:t>27</w:t>
      </w:r>
      <w:r>
        <w:t>天保持稳定在</w:t>
      </w:r>
      <w:r>
        <w:t>40%</w:t>
      </w:r>
      <w:r>
        <w:t>上下；出水</w:t>
      </w:r>
      <w:r>
        <w:t>pH</w:t>
      </w:r>
      <w:r>
        <w:t>始终保持稳定。</w:t>
      </w:r>
    </w:p>
    <w:p w14:paraId="0A14093B" w14:textId="77777777" w:rsidR="001B5AF8" w:rsidRDefault="001B5AF8" w:rsidP="001B5AF8">
      <w:pPr>
        <w:pStyle w:val="Bf2"/>
      </w:pPr>
      <w:r>
        <w:t>结论：该图像数据表明，在长期运行中，反应器稳定性较好，且能避免填充材料和</w:t>
      </w:r>
      <w:proofErr w:type="spellStart"/>
      <w:r>
        <w:t>CaP</w:t>
      </w:r>
      <w:proofErr w:type="spellEnd"/>
      <w:r>
        <w:t>沉淀的混合，确保产物质量。</w:t>
      </w:r>
    </w:p>
    <w:p w14:paraId="3DB2CC50" w14:textId="77777777" w:rsidR="001B5AF8" w:rsidRDefault="001B5AF8" w:rsidP="001B5AF8">
      <w:pPr>
        <w:pStyle w:val="Bf2"/>
      </w:pPr>
      <w:r>
        <w:rPr>
          <w:rFonts w:hint="eastAsia"/>
        </w:rPr>
        <w:t>8</w:t>
      </w:r>
      <w:r>
        <w:t>.</w:t>
      </w:r>
      <w:r>
        <w:t>现象：</w:t>
      </w:r>
      <w:r>
        <w:t>P</w:t>
      </w:r>
      <w:r>
        <w:t>去除效率与</w:t>
      </w:r>
      <w:r>
        <w:t>Ca</w:t>
      </w:r>
      <w:r w:rsidRPr="006F0ED0">
        <w:rPr>
          <w:vertAlign w:val="superscript"/>
        </w:rPr>
        <w:t>2+</w:t>
      </w:r>
      <w:r>
        <w:t>浓度显著相关，</w:t>
      </w:r>
      <w:r>
        <w:t>Ca</w:t>
      </w:r>
      <w:r w:rsidRPr="006F0ED0">
        <w:rPr>
          <w:vertAlign w:val="superscript"/>
        </w:rPr>
        <w:t>2+</w:t>
      </w:r>
      <w:r>
        <w:t>浓度的变化趋势与</w:t>
      </w:r>
      <w:r>
        <w:t>P</w:t>
      </w:r>
      <w:r>
        <w:t>去除效率基本一致。</w:t>
      </w:r>
    </w:p>
    <w:p w14:paraId="0F54F587" w14:textId="77777777" w:rsidR="001B5AF8" w:rsidRDefault="001B5AF8" w:rsidP="001B5AF8">
      <w:pPr>
        <w:pStyle w:val="Bf2"/>
      </w:pPr>
      <w:r>
        <w:t>分析：处理过程</w:t>
      </w:r>
      <w:r>
        <w:rPr>
          <w:rFonts w:hint="eastAsia"/>
        </w:rPr>
        <w:t>中</w:t>
      </w:r>
      <w:r>
        <w:t>稳定期的</w:t>
      </w:r>
      <w:r>
        <w:t>Ca/P</w:t>
      </w:r>
      <w:r>
        <w:t>为</w:t>
      </w:r>
      <w:r>
        <w:t>0.34</w:t>
      </w:r>
      <w:r>
        <w:t>，</w:t>
      </w:r>
      <w:r>
        <w:rPr>
          <w:rFonts w:hint="eastAsia"/>
        </w:rPr>
        <w:t>该数值过低，所以</w:t>
      </w:r>
      <w:r>
        <w:t>此时电流密度和</w:t>
      </w:r>
      <w:r>
        <w:t>OH-</w:t>
      </w:r>
      <w:r>
        <w:t>的产生不再是限制去除率的首要因素，</w:t>
      </w:r>
      <w:r>
        <w:t>Ca</w:t>
      </w:r>
      <w:r w:rsidRPr="006F0ED0">
        <w:rPr>
          <w:vertAlign w:val="superscript"/>
        </w:rPr>
        <w:t>2+</w:t>
      </w:r>
      <w:r>
        <w:t>的释放程度决定了</w:t>
      </w:r>
      <w:r>
        <w:t>P</w:t>
      </w:r>
      <w:r>
        <w:t>的去除效率。处理过程的开始阶段，因为填充材料中含有易酸化的</w:t>
      </w:r>
      <w:r>
        <w:t>CaCO</w:t>
      </w:r>
      <w:r w:rsidRPr="006F0ED0">
        <w:rPr>
          <w:vertAlign w:val="subscript"/>
        </w:rPr>
        <w:t>3</w:t>
      </w:r>
      <w:r>
        <w:t>部分，</w:t>
      </w:r>
      <w:r>
        <w:t>Ca</w:t>
      </w:r>
      <w:r w:rsidRPr="006F0ED0">
        <w:rPr>
          <w:vertAlign w:val="superscript"/>
        </w:rPr>
        <w:t>2+</w:t>
      </w:r>
      <w:r>
        <w:t>的释放速度很快，而随着处理过程的进行，该易酸化部分被溶解，</w:t>
      </w:r>
      <w:r>
        <w:t>Ca</w:t>
      </w:r>
      <w:r w:rsidRPr="006F0ED0">
        <w:rPr>
          <w:vertAlign w:val="superscript"/>
        </w:rPr>
        <w:t>2+</w:t>
      </w:r>
      <w:r>
        <w:t>的释放逐渐下降到稳定水平，与</w:t>
      </w:r>
      <w:r>
        <w:t>P</w:t>
      </w:r>
      <w:r>
        <w:t>去除率变化一致。</w:t>
      </w:r>
    </w:p>
    <w:p w14:paraId="495BF510" w14:textId="77777777" w:rsidR="001B5AF8" w:rsidRDefault="001B5AF8" w:rsidP="001B5AF8">
      <w:pPr>
        <w:pStyle w:val="Bf2"/>
      </w:pPr>
      <w:r>
        <w:t>启示：因此要提高</w:t>
      </w:r>
      <w:r>
        <w:t>P</w:t>
      </w:r>
      <w:r>
        <w:t>去除率，就要进一步提高</w:t>
      </w:r>
      <w:r>
        <w:t>Ca</w:t>
      </w:r>
      <w:r w:rsidRPr="007877ED">
        <w:rPr>
          <w:vertAlign w:val="superscript"/>
        </w:rPr>
        <w:t>2+</w:t>
      </w:r>
      <w:r>
        <w:t>的释放，未来研究方向集中在通过提出新的电池结构或用更易酸化的填充材料，来加强</w:t>
      </w:r>
      <w:r>
        <w:t>CaCO</w:t>
      </w:r>
      <w:r w:rsidRPr="006F0ED0">
        <w:rPr>
          <w:vertAlign w:val="subscript"/>
        </w:rPr>
        <w:t>3</w:t>
      </w:r>
      <w:r>
        <w:t>-H+</w:t>
      </w:r>
      <w:r>
        <w:t>反应。</w:t>
      </w:r>
    </w:p>
    <w:p w14:paraId="67D5496B" w14:textId="77777777" w:rsidR="001B5AF8" w:rsidRDefault="001B5AF8" w:rsidP="001B5AF8">
      <w:pPr>
        <w:pStyle w:val="B8"/>
        <w:rPr>
          <w:rFonts w:ascii="宋体" w:eastAsia="宋体" w:hAnsi="宋体"/>
          <w:b/>
          <w:bCs/>
        </w:rPr>
      </w:pPr>
      <w:r>
        <w:rPr>
          <w:rFonts w:ascii="宋体" w:eastAsia="宋体" w:hAnsi="宋体" w:hint="eastAsia"/>
          <w:b/>
          <w:bCs/>
        </w:rPr>
        <w:t>电流密度</w:t>
      </w:r>
      <w:r w:rsidRPr="00B743DD">
        <w:rPr>
          <w:rFonts w:ascii="宋体" w:eastAsia="宋体" w:hAnsi="宋体" w:hint="eastAsia"/>
          <w:b/>
          <w:bCs/>
        </w:rPr>
        <w:t>的影响</w:t>
      </w:r>
    </w:p>
    <w:p w14:paraId="7C6E6935" w14:textId="77777777" w:rsidR="001B5AF8" w:rsidRDefault="001B5AF8" w:rsidP="001B5AF8">
      <w:pPr>
        <w:pStyle w:val="Bf2"/>
      </w:pPr>
      <w:r>
        <w:rPr>
          <w:rFonts w:hint="eastAsia"/>
        </w:rPr>
        <w:t>1</w:t>
      </w:r>
      <w:r>
        <w:t>.</w:t>
      </w:r>
      <w:r>
        <w:t>现象：当电流密度从</w:t>
      </w:r>
      <w:r>
        <w:t>0.9</w:t>
      </w:r>
      <w:r>
        <w:t>提升至</w:t>
      </w:r>
      <w:r>
        <w:t>1.8A/</w:t>
      </w:r>
      <w:r>
        <w:t>㎡，</w:t>
      </w:r>
      <w:r>
        <w:t>8h</w:t>
      </w:r>
      <w:r>
        <w:t>后的</w:t>
      </w:r>
      <w:r>
        <w:t>P</w:t>
      </w:r>
      <w:r>
        <w:t>去除率从</w:t>
      </w:r>
      <w:r>
        <w:t>5.9%</w:t>
      </w:r>
      <w:r>
        <w:t>猛增至</w:t>
      </w:r>
      <w:r>
        <w:t>54.5%</w:t>
      </w:r>
      <w:r>
        <w:t>，同时，即使去除了更多的</w:t>
      </w:r>
      <w:proofErr w:type="spellStart"/>
      <w:r>
        <w:t>CaP</w:t>
      </w:r>
      <w:proofErr w:type="spellEnd"/>
      <w:r>
        <w:t>，</w:t>
      </w:r>
      <w:r>
        <w:t>1.8A/</w:t>
      </w:r>
      <w:r>
        <w:t>㎡的</w:t>
      </w:r>
      <w:r>
        <w:t>Ca</w:t>
      </w:r>
      <w:r>
        <w:t>浓度却大于</w:t>
      </w:r>
      <w:r>
        <w:t>0.9A/</w:t>
      </w:r>
      <w:r>
        <w:t>㎡</w:t>
      </w:r>
      <w:r>
        <w:t>.</w:t>
      </w:r>
    </w:p>
    <w:p w14:paraId="32C70034" w14:textId="77777777" w:rsidR="001B5AF8" w:rsidRDefault="001B5AF8" w:rsidP="001B5AF8">
      <w:pPr>
        <w:pStyle w:val="Bf2"/>
      </w:pPr>
      <w:r>
        <w:t>分析：增加电流密度，能促进阴极产生</w:t>
      </w:r>
      <w:r>
        <w:t>OH-</w:t>
      </w:r>
      <w:r>
        <w:t>，从而产生更多</w:t>
      </w:r>
      <w:proofErr w:type="spellStart"/>
      <w:r>
        <w:t>CaP</w:t>
      </w:r>
      <w:proofErr w:type="spellEnd"/>
      <w:r>
        <w:t>沉淀；通过增加电流密度，能</w:t>
      </w:r>
      <w:proofErr w:type="gramStart"/>
      <w:r>
        <w:t>促进篮式阳极</w:t>
      </w:r>
      <w:proofErr w:type="gramEnd"/>
      <w:r>
        <w:t>的氧化反应，生成更多</w:t>
      </w:r>
      <w:r>
        <w:t>H+</w:t>
      </w:r>
      <w:r>
        <w:t>，从而降低阳极的局部</w:t>
      </w:r>
      <w:r>
        <w:t>pH</w:t>
      </w:r>
      <w:r>
        <w:t>，进而促进</w:t>
      </w:r>
      <w:r>
        <w:t>CaCO</w:t>
      </w:r>
      <w:r w:rsidRPr="006F0ED0">
        <w:rPr>
          <w:vertAlign w:val="subscript"/>
        </w:rPr>
        <w:t>3</w:t>
      </w:r>
      <w:r>
        <w:t>酸化，加速</w:t>
      </w:r>
      <w:r>
        <w:t>Ca</w:t>
      </w:r>
      <w:r w:rsidRPr="006F0ED0">
        <w:rPr>
          <w:vertAlign w:val="superscript"/>
        </w:rPr>
        <w:t>2+</w:t>
      </w:r>
      <w:r>
        <w:t>释放，因此高电流密度下，不仅去除率高，</w:t>
      </w:r>
      <w:r>
        <w:t>Ca</w:t>
      </w:r>
      <w:r>
        <w:t>浓度也高；并且电流密度升高，还能增强</w:t>
      </w:r>
      <w:r>
        <w:t>Ca</w:t>
      </w:r>
      <w:r w:rsidRPr="006F0ED0">
        <w:rPr>
          <w:vertAlign w:val="superscript"/>
        </w:rPr>
        <w:t>2+</w:t>
      </w:r>
      <w:r>
        <w:t>向阴极的电迁移，为</w:t>
      </w:r>
      <w:proofErr w:type="spellStart"/>
      <w:r>
        <w:t>CaP</w:t>
      </w:r>
      <w:proofErr w:type="spellEnd"/>
      <w:r>
        <w:t>沉淀提高了额外的驱动力。</w:t>
      </w:r>
    </w:p>
    <w:p w14:paraId="175F9EBD" w14:textId="77777777" w:rsidR="001B5AF8" w:rsidRDefault="001B5AF8" w:rsidP="001B5AF8">
      <w:pPr>
        <w:pStyle w:val="Bf2"/>
      </w:pPr>
      <w:r>
        <w:rPr>
          <w:rFonts w:hint="eastAsia"/>
        </w:rPr>
        <w:t>2</w:t>
      </w:r>
      <w:r>
        <w:t>.</w:t>
      </w:r>
      <w:r>
        <w:t>现象：在</w:t>
      </w:r>
      <w:r>
        <w:t>1.8A/</w:t>
      </w:r>
      <w:r>
        <w:t>㎡情况下，在</w:t>
      </w:r>
      <w:r>
        <w:t>2h</w:t>
      </w:r>
      <w:r>
        <w:t>前，几乎没有</w:t>
      </w:r>
      <w:r>
        <w:t>P</w:t>
      </w:r>
      <w:r>
        <w:t>去除；</w:t>
      </w:r>
      <w:r>
        <w:t>2h</w:t>
      </w:r>
      <w:r>
        <w:t>后，虽然</w:t>
      </w:r>
      <w:r>
        <w:t>P</w:t>
      </w:r>
      <w:r>
        <w:t>去除率显著提升，但较低的</w:t>
      </w:r>
      <w:r>
        <w:t>Ca</w:t>
      </w:r>
      <w:r>
        <w:t>浓度仍然限制了</w:t>
      </w:r>
      <w:r>
        <w:t>P</w:t>
      </w:r>
      <w:r>
        <w:t>的去除（</w:t>
      </w:r>
      <w:r>
        <w:t>9.5 mg/L Ca vs. 13.9 mg/L P)</w:t>
      </w:r>
      <w:r>
        <w:t>，导致</w:t>
      </w:r>
      <w:r>
        <w:t>P</w:t>
      </w:r>
      <w:r>
        <w:t>去除率始终不高。</w:t>
      </w:r>
    </w:p>
    <w:p w14:paraId="4A5975F4" w14:textId="77777777" w:rsidR="001B5AF8" w:rsidRDefault="001B5AF8" w:rsidP="001B5AF8">
      <w:pPr>
        <w:pStyle w:val="Bf2"/>
      </w:pPr>
      <w:r>
        <w:t>分析：因为实验合成溶液中并没有</w:t>
      </w:r>
      <w:r>
        <w:t>Ca</w:t>
      </w:r>
      <w:r w:rsidRPr="006F0ED0">
        <w:rPr>
          <w:vertAlign w:val="superscript"/>
        </w:rPr>
        <w:t>2+</w:t>
      </w:r>
      <w:r>
        <w:t>，所以刚开始的</w:t>
      </w:r>
      <w:r>
        <w:t>2h</w:t>
      </w:r>
      <w:r>
        <w:t>，</w:t>
      </w:r>
      <w:r>
        <w:t>Ca</w:t>
      </w:r>
      <w:r>
        <w:t>仍然在释放和累积，溶液中</w:t>
      </w:r>
      <w:r>
        <w:t>Ca</w:t>
      </w:r>
      <w:r>
        <w:t>浓度较低，所以较少</w:t>
      </w:r>
      <w:proofErr w:type="spellStart"/>
      <w:r>
        <w:t>CaP</w:t>
      </w:r>
      <w:proofErr w:type="spellEnd"/>
      <w:r>
        <w:t>形成。</w:t>
      </w:r>
    </w:p>
    <w:p w14:paraId="650EDB71" w14:textId="77777777" w:rsidR="001B5AF8" w:rsidRDefault="001B5AF8" w:rsidP="001B5AF8">
      <w:pPr>
        <w:pStyle w:val="Bf2"/>
      </w:pPr>
      <w:r>
        <w:t>注意：该人工溶液不含</w:t>
      </w:r>
      <w:r>
        <w:t>Ca</w:t>
      </w:r>
      <w:r w:rsidRPr="006F0ED0">
        <w:rPr>
          <w:vertAlign w:val="superscript"/>
        </w:rPr>
        <w:t>2+</w:t>
      </w:r>
      <w:r>
        <w:t>，而当反应器处理实际污水时，实际污水中含有充足的</w:t>
      </w:r>
      <w:r>
        <w:t>Ca</w:t>
      </w:r>
      <w:r w:rsidRPr="006F0ED0">
        <w:rPr>
          <w:vertAlign w:val="superscript"/>
        </w:rPr>
        <w:t>2+</w:t>
      </w:r>
      <w:r>
        <w:t>（例如生活污水</w:t>
      </w:r>
      <w:r>
        <w:t>Ca</w:t>
      </w:r>
      <w:r w:rsidRPr="006F0ED0">
        <w:rPr>
          <w:vertAlign w:val="superscript"/>
        </w:rPr>
        <w:t>2+</w:t>
      </w:r>
      <w:r>
        <w:t>浓度＞</w:t>
      </w:r>
      <w:r>
        <w:t>20mg/L</w:t>
      </w:r>
      <w:r>
        <w:t>），因此实际情况下，</w:t>
      </w:r>
      <w:r>
        <w:t>Ca</w:t>
      </w:r>
      <w:r>
        <w:t>源不是一个限制因素。</w:t>
      </w:r>
    </w:p>
    <w:p w14:paraId="06057B09" w14:textId="77777777" w:rsidR="001B5AF8" w:rsidRDefault="001B5AF8" w:rsidP="001B5AF8">
      <w:pPr>
        <w:pStyle w:val="Bf2"/>
      </w:pPr>
      <w:r>
        <w:rPr>
          <w:rFonts w:hint="eastAsia"/>
        </w:rPr>
        <w:t>3</w:t>
      </w:r>
      <w:r>
        <w:t>.</w:t>
      </w:r>
      <w:r>
        <w:t>现象：进一步升高电流密度，从</w:t>
      </w:r>
      <w:r>
        <w:t>1.8A/</w:t>
      </w:r>
      <w:r>
        <w:t>㎡升高至</w:t>
      </w:r>
      <w:r>
        <w:t>3.6A/</w:t>
      </w:r>
      <w:r>
        <w:t>㎡后，发现</w:t>
      </w:r>
      <w:r>
        <w:t>P</w:t>
      </w:r>
      <w:r>
        <w:t>去除率从</w:t>
      </w:r>
      <w:r>
        <w:t>54.5%</w:t>
      </w:r>
      <w:r>
        <w:t>升至</w:t>
      </w:r>
      <w:r>
        <w:t>75.6%</w:t>
      </w:r>
      <w:r>
        <w:t>，仅提升了</w:t>
      </w:r>
      <w:r>
        <w:t>21.1%</w:t>
      </w:r>
      <w:r>
        <w:t>。能耗从</w:t>
      </w:r>
      <w:r>
        <w:t>48.6</w:t>
      </w:r>
      <w:r>
        <w:t>升至</w:t>
      </w:r>
      <w:r>
        <w:t>80.8kWh/kg P</w:t>
      </w:r>
      <w:r>
        <w:rPr>
          <w:rFonts w:hint="eastAsia"/>
        </w:rPr>
        <w:t>，</w:t>
      </w:r>
      <w:r>
        <w:t>能耗升高的幅度比去除率要多，表明不是所有能耗都用于生成</w:t>
      </w:r>
      <w:proofErr w:type="spellStart"/>
      <w:r>
        <w:t>CaP</w:t>
      </w:r>
      <w:proofErr w:type="spellEnd"/>
      <w:r>
        <w:t>沉淀，部分能耗用于其他地方。</w:t>
      </w:r>
    </w:p>
    <w:p w14:paraId="1B4DBAD9" w14:textId="77777777" w:rsidR="001B5AF8" w:rsidRDefault="001B5AF8" w:rsidP="001B5AF8">
      <w:pPr>
        <w:pStyle w:val="Bf2"/>
      </w:pPr>
      <w:r>
        <w:t>分析：首先，在</w:t>
      </w:r>
      <w:r>
        <w:t>CaCO</w:t>
      </w:r>
      <w:r w:rsidRPr="006F0ED0">
        <w:rPr>
          <w:vertAlign w:val="subscript"/>
        </w:rPr>
        <w:t>3</w:t>
      </w:r>
      <w:r>
        <w:t>填充的反应器电化学体系中，</w:t>
      </w:r>
      <w:r>
        <w:t>Ca</w:t>
      </w:r>
      <w:r w:rsidRPr="006F0ED0">
        <w:rPr>
          <w:vertAlign w:val="superscript"/>
        </w:rPr>
        <w:t>2+</w:t>
      </w:r>
      <w:r>
        <w:t>、</w:t>
      </w:r>
      <w:r>
        <w:t>PO</w:t>
      </w:r>
      <w:r w:rsidRPr="006F0ED0">
        <w:rPr>
          <w:vertAlign w:val="subscript"/>
        </w:rPr>
        <w:t>4</w:t>
      </w:r>
      <w:r w:rsidRPr="006F0ED0">
        <w:rPr>
          <w:vertAlign w:val="superscript"/>
        </w:rPr>
        <w:t>3-</w:t>
      </w:r>
      <w:r>
        <w:t>、</w:t>
      </w:r>
      <w:r>
        <w:t>OH-</w:t>
      </w:r>
      <w:r>
        <w:t>和碳酸根（碳酸氢根）都参与沉淀过程。其次，</w:t>
      </w:r>
      <w:proofErr w:type="spellStart"/>
      <w:r>
        <w:t>CaP</w:t>
      </w:r>
      <w:proofErr w:type="spellEnd"/>
      <w:r>
        <w:t>的沉淀过程是一个</w:t>
      </w:r>
      <w:proofErr w:type="gramStart"/>
      <w:r>
        <w:t>极度受</w:t>
      </w:r>
      <w:proofErr w:type="gramEnd"/>
      <w:r>
        <w:t>pH</w:t>
      </w:r>
      <w:r>
        <w:t>和</w:t>
      </w:r>
      <w:r>
        <w:t>P</w:t>
      </w:r>
      <w:r>
        <w:t>浓度影响的过程，相比高电流密度（</w:t>
      </w:r>
      <w:r>
        <w:t>3.6A/</w:t>
      </w:r>
      <w:r>
        <w:t>㎡），电流密度从</w:t>
      </w:r>
      <w:r>
        <w:t>0.9A/</w:t>
      </w:r>
      <w:r>
        <w:t>㎡升至</w:t>
      </w:r>
      <w:r>
        <w:t>1.8A/</w:t>
      </w:r>
      <w:r>
        <w:t>㎡时，局部</w:t>
      </w:r>
      <w:r>
        <w:t>pH</w:t>
      </w:r>
      <w:r>
        <w:t>提升较明显，此时</w:t>
      </w:r>
      <w:r>
        <w:t>OH-</w:t>
      </w:r>
      <w:r>
        <w:t>是</w:t>
      </w:r>
      <w:proofErr w:type="spellStart"/>
      <w:r>
        <w:t>CaP</w:t>
      </w:r>
      <w:proofErr w:type="spellEnd"/>
      <w:r>
        <w:t>沉淀的重要影响因素，</w:t>
      </w:r>
      <w:r>
        <w:t>OH-</w:t>
      </w:r>
      <w:r>
        <w:t>对沉淀的促进作用还未饱和，并且因为</w:t>
      </w:r>
      <w:proofErr w:type="spellStart"/>
      <w:r>
        <w:t>Ksp</w:t>
      </w:r>
      <w:proofErr w:type="spellEnd"/>
      <w:r>
        <w:t>的原因（</w:t>
      </w:r>
      <w:r>
        <w:t>HAP:1×10</w:t>
      </w:r>
      <w:r w:rsidRPr="006F0ED0">
        <w:rPr>
          <w:vertAlign w:val="superscript"/>
        </w:rPr>
        <w:t>-117</w:t>
      </w:r>
      <w:r>
        <w:t>＜</w:t>
      </w:r>
      <w:r>
        <w:t>CaCO3</w:t>
      </w:r>
      <w:r>
        <w:t>：</w:t>
      </w:r>
      <w:r>
        <w:t>3.36×10</w:t>
      </w:r>
      <w:r w:rsidRPr="000755D6">
        <w:rPr>
          <w:vertAlign w:val="superscript"/>
        </w:rPr>
        <w:t>-9</w:t>
      </w:r>
      <w:r>
        <w:t>），</w:t>
      </w:r>
      <w:r>
        <w:t>HAP</w:t>
      </w:r>
      <w:r>
        <w:t>比</w:t>
      </w:r>
      <w:r>
        <w:t>CaCO</w:t>
      </w:r>
      <w:r w:rsidRPr="006F0ED0">
        <w:rPr>
          <w:vertAlign w:val="subscript"/>
        </w:rPr>
        <w:t>3</w:t>
      </w:r>
      <w:r>
        <w:t>更易沉淀。所以，在</w:t>
      </w:r>
      <w:r>
        <w:t>1.8A/</w:t>
      </w:r>
      <w:r>
        <w:t>㎡这样一个较为合适的电流密度时，消耗的电流主要用于产生</w:t>
      </w:r>
      <w:proofErr w:type="spellStart"/>
      <w:r>
        <w:t>CaP</w:t>
      </w:r>
      <w:proofErr w:type="spellEnd"/>
      <w:r>
        <w:t>沉淀；而进一步升高电流至</w:t>
      </w:r>
      <w:r>
        <w:t>3.6A/</w:t>
      </w:r>
      <w:r>
        <w:t>㎡后，首先，</w:t>
      </w:r>
      <w:r>
        <w:t>pH</w:t>
      </w:r>
      <w:r>
        <w:t>变化并不明显，其次，因为电流过高，</w:t>
      </w:r>
      <w:r>
        <w:t>OH-</w:t>
      </w:r>
      <w:r>
        <w:t>可能不再是</w:t>
      </w:r>
      <w:proofErr w:type="spellStart"/>
      <w:r>
        <w:t>CaP</w:t>
      </w:r>
      <w:proofErr w:type="spellEnd"/>
      <w:r>
        <w:t>沉淀的重要影响因素。电流密度的增加，虽然会促进</w:t>
      </w:r>
      <w:r>
        <w:t>Ca</w:t>
      </w:r>
      <w:r w:rsidRPr="000755D6">
        <w:rPr>
          <w:vertAlign w:val="superscript"/>
        </w:rPr>
        <w:t>2+</w:t>
      </w:r>
      <w:r>
        <w:t>的释放和</w:t>
      </w:r>
      <w:r>
        <w:t>P</w:t>
      </w:r>
      <w:r>
        <w:t>去除，但是也会在主体溶液中产生更多的</w:t>
      </w:r>
      <w:r>
        <w:t>CO</w:t>
      </w:r>
      <w:r w:rsidRPr="000755D6">
        <w:rPr>
          <w:vertAlign w:val="subscript"/>
        </w:rPr>
        <w:t>3</w:t>
      </w:r>
      <w:r w:rsidRPr="000755D6">
        <w:rPr>
          <w:vertAlign w:val="superscript"/>
        </w:rPr>
        <w:t>2-</w:t>
      </w:r>
      <w:r>
        <w:t>，随着</w:t>
      </w:r>
      <w:proofErr w:type="spellStart"/>
      <w:r>
        <w:t>CaP</w:t>
      </w:r>
      <w:proofErr w:type="spellEnd"/>
      <w:r>
        <w:t>的生成，</w:t>
      </w:r>
      <w:r>
        <w:t>P</w:t>
      </w:r>
      <w:r>
        <w:t>浓度逐渐降低，伴随生成的</w:t>
      </w:r>
      <w:r>
        <w:t>CaCO</w:t>
      </w:r>
      <w:r w:rsidRPr="000755D6">
        <w:rPr>
          <w:vertAlign w:val="subscript"/>
        </w:rPr>
        <w:t>3</w:t>
      </w:r>
      <w:r>
        <w:t>成为主要副产物。</w:t>
      </w:r>
    </w:p>
    <w:p w14:paraId="1005E19D" w14:textId="77777777" w:rsidR="001B5AF8" w:rsidRDefault="001B5AF8" w:rsidP="001B5AF8">
      <w:pPr>
        <w:pStyle w:val="Bf2"/>
      </w:pPr>
      <w:r>
        <w:t>综上，过高的电流密度，会导致部分电流用于生成副产物</w:t>
      </w:r>
      <w:r>
        <w:t>CaCO</w:t>
      </w:r>
      <w:r w:rsidRPr="000755D6">
        <w:rPr>
          <w:vertAlign w:val="subscript"/>
        </w:rPr>
        <w:t>3</w:t>
      </w:r>
      <w:r>
        <w:t>，造成能耗过高。</w:t>
      </w:r>
    </w:p>
    <w:p w14:paraId="4CAD0226" w14:textId="77777777" w:rsidR="001B5AF8" w:rsidRDefault="001B5AF8" w:rsidP="001B5AF8">
      <w:pPr>
        <w:pStyle w:val="B8"/>
        <w:rPr>
          <w:rFonts w:ascii="宋体" w:eastAsia="宋体" w:hAnsi="宋体"/>
          <w:b/>
          <w:bCs/>
        </w:rPr>
      </w:pPr>
      <w:r w:rsidRPr="00B743DD">
        <w:rPr>
          <w:rFonts w:ascii="宋体" w:eastAsia="宋体" w:hAnsi="宋体" w:hint="eastAsia"/>
          <w:b/>
          <w:bCs/>
        </w:rPr>
        <w:t>填充材料尺寸的影响</w:t>
      </w:r>
    </w:p>
    <w:p w14:paraId="24385BE6" w14:textId="77777777" w:rsidR="001B5AF8" w:rsidRPr="00B743DD" w:rsidRDefault="001B5AF8" w:rsidP="001B5AF8">
      <w:pPr>
        <w:pStyle w:val="Bf2"/>
      </w:pPr>
      <w:r w:rsidRPr="00B743DD">
        <w:rPr>
          <w:rFonts w:hint="eastAsia"/>
        </w:rPr>
        <w:t>结论：与较大尺寸相比（</w:t>
      </w:r>
      <w:r w:rsidRPr="00B743DD">
        <w:t>4~6mm</w:t>
      </w:r>
      <w:r w:rsidRPr="00B743DD">
        <w:t>），使用小颗粒填充物（</w:t>
      </w:r>
      <w:r w:rsidRPr="00B743DD">
        <w:t>2~4mm</w:t>
      </w:r>
      <w:r w:rsidRPr="00B743DD">
        <w:t>）能显著提高</w:t>
      </w:r>
      <w:r w:rsidRPr="00B743DD">
        <w:t>P</w:t>
      </w:r>
      <w:r w:rsidRPr="00B743DD">
        <w:t>去除率、</w:t>
      </w:r>
      <w:r w:rsidRPr="00B743DD">
        <w:t>pH</w:t>
      </w:r>
      <w:r w:rsidRPr="00B743DD">
        <w:t>和</w:t>
      </w:r>
      <w:r w:rsidRPr="00B743DD">
        <w:t>Ca</w:t>
      </w:r>
      <w:r w:rsidRPr="000755D6">
        <w:rPr>
          <w:vertAlign w:val="superscript"/>
        </w:rPr>
        <w:t>2+</w:t>
      </w:r>
      <w:r w:rsidRPr="00B743DD">
        <w:t>浓度，同时能耗从</w:t>
      </w:r>
      <w:r w:rsidRPr="00B743DD">
        <w:t>48.6kWh/kg P</w:t>
      </w:r>
      <w:r w:rsidRPr="00B743DD">
        <w:t>下降到</w:t>
      </w:r>
      <w:r w:rsidRPr="00B743DD">
        <w:t>29.8kWh/kg P.</w:t>
      </w:r>
      <w:r w:rsidRPr="00B743DD">
        <w:t>，降低了将近一半。</w:t>
      </w:r>
    </w:p>
    <w:p w14:paraId="212A5635" w14:textId="77777777" w:rsidR="001B5AF8" w:rsidRDefault="001B5AF8" w:rsidP="001B5AF8">
      <w:pPr>
        <w:pStyle w:val="B8"/>
      </w:pPr>
      <w:r w:rsidRPr="00B743DD">
        <w:rPr>
          <w:rFonts w:ascii="宋体" w:eastAsia="宋体" w:hAnsi="宋体"/>
          <w:b/>
          <w:bCs/>
        </w:rPr>
        <w:t>P浓度的影响</w:t>
      </w:r>
    </w:p>
    <w:p w14:paraId="7039E5F3" w14:textId="77777777" w:rsidR="001B5AF8" w:rsidRDefault="001B5AF8" w:rsidP="001B5AF8">
      <w:pPr>
        <w:pStyle w:val="Bf2"/>
      </w:pPr>
      <w:r>
        <w:rPr>
          <w:rFonts w:hint="eastAsia"/>
        </w:rPr>
        <w:t>1</w:t>
      </w:r>
      <w:r>
        <w:t>.</w:t>
      </w:r>
      <w:r>
        <w:t>现象：一定范围内，进水</w:t>
      </w:r>
      <w:r>
        <w:t>P</w:t>
      </w:r>
      <w:r>
        <w:t>浓度越低，去除效率越高。在电流密度为</w:t>
      </w:r>
      <w:r>
        <w:t>1.8A/</w:t>
      </w:r>
      <w:r>
        <w:t>㎡时，进水</w:t>
      </w:r>
      <w:r>
        <w:t>P</w:t>
      </w:r>
      <w:r>
        <w:t>浓度为</w:t>
      </w:r>
      <w:r>
        <w:t>2.0 mM</w:t>
      </w:r>
      <w:r>
        <w:t>，处理</w:t>
      </w:r>
      <w:r>
        <w:t>8h</w:t>
      </w:r>
      <w:r>
        <w:t>后</w:t>
      </w:r>
      <w:r>
        <w:t>P</w:t>
      </w:r>
      <w:r>
        <w:t>去除率为</w:t>
      </w:r>
      <w:r>
        <w:t>25.5%</w:t>
      </w:r>
      <w:r>
        <w:t>，进水</w:t>
      </w:r>
      <w:r>
        <w:t>P</w:t>
      </w:r>
      <w:r>
        <w:t>浓度为</w:t>
      </w:r>
      <w:r>
        <w:t>1.0mM</w:t>
      </w:r>
      <w:r>
        <w:t>，</w:t>
      </w:r>
      <w:r>
        <w:t>P</w:t>
      </w:r>
      <w:r>
        <w:t>去除率升高至</w:t>
      </w:r>
      <w:r>
        <w:t>54.4%</w:t>
      </w:r>
      <w:r>
        <w:t>，进水</w:t>
      </w:r>
      <w:r>
        <w:t>P</w:t>
      </w:r>
      <w:r>
        <w:t>浓度为</w:t>
      </w:r>
      <w:r>
        <w:t>0.2mM</w:t>
      </w:r>
      <w:r>
        <w:t>（典型生活污水的</w:t>
      </w:r>
      <w:r>
        <w:t>P</w:t>
      </w:r>
      <w:r>
        <w:t>浓度），</w:t>
      </w:r>
      <w:r>
        <w:t>P</w:t>
      </w:r>
      <w:r>
        <w:t>去除率为</w:t>
      </w:r>
      <w:r>
        <w:t>91.4%</w:t>
      </w:r>
      <w:r>
        <w:t>。</w:t>
      </w:r>
    </w:p>
    <w:p w14:paraId="78378C0B" w14:textId="77777777" w:rsidR="001B5AF8" w:rsidRDefault="001B5AF8" w:rsidP="001B5AF8">
      <w:pPr>
        <w:pStyle w:val="Bf2"/>
      </w:pPr>
      <w:r>
        <w:rPr>
          <w:rFonts w:hint="eastAsia"/>
        </w:rPr>
        <w:t>2</w:t>
      </w:r>
      <w:r>
        <w:t>.</w:t>
      </w:r>
      <w:r>
        <w:t>现象：反应器处理极低</w:t>
      </w:r>
      <w:r>
        <w:t>P</w:t>
      </w:r>
      <w:r>
        <w:t>浓度污水</w:t>
      </w:r>
      <w:r>
        <w:rPr>
          <w:rFonts w:hint="eastAsia"/>
        </w:rPr>
        <w:t>（</w:t>
      </w:r>
      <w:r>
        <w:t>进水</w:t>
      </w:r>
      <w:r>
        <w:t>P</w:t>
      </w:r>
      <w:r>
        <w:t>浓度</w:t>
      </w:r>
      <w:r>
        <w:t>0.03mM</w:t>
      </w:r>
      <w:r>
        <w:rPr>
          <w:rFonts w:hint="eastAsia"/>
        </w:rPr>
        <w:t>），</w:t>
      </w:r>
      <w:r>
        <w:t>处理效果相比以前并没有提高。</w:t>
      </w:r>
    </w:p>
    <w:p w14:paraId="06046A13" w14:textId="77777777" w:rsidR="001B5AF8" w:rsidRDefault="001B5AF8" w:rsidP="001B5AF8">
      <w:pPr>
        <w:pStyle w:val="Bf2"/>
      </w:pPr>
      <w:r>
        <w:t>分析：这与</w:t>
      </w:r>
      <w:proofErr w:type="spellStart"/>
      <w:r>
        <w:t>CaP</w:t>
      </w:r>
      <w:proofErr w:type="spellEnd"/>
      <w:r>
        <w:t>的沉淀性质有关。因为缓冲能力弱，</w:t>
      </w:r>
      <w:r>
        <w:rPr>
          <w:rFonts w:hint="eastAsia"/>
        </w:rPr>
        <w:t>所以</w:t>
      </w:r>
      <w:r>
        <w:t>当进水溶液中存在</w:t>
      </w:r>
      <w:r>
        <w:t>0.03mM P</w:t>
      </w:r>
      <w:r>
        <w:t>时，溶液整体</w:t>
      </w:r>
      <w:r>
        <w:t>pH</w:t>
      </w:r>
      <w:r>
        <w:t>升高，</w:t>
      </w:r>
      <w:r>
        <w:rPr>
          <w:rFonts w:hint="eastAsia"/>
        </w:rPr>
        <w:t>但</w:t>
      </w:r>
      <w:r>
        <w:t>因为此时</w:t>
      </w:r>
      <w:r>
        <w:t>P</w:t>
      </w:r>
      <w:r>
        <w:t>浓度过低，与</w:t>
      </w:r>
      <w:r>
        <w:t>P</w:t>
      </w:r>
      <w:r>
        <w:t>浓度为</w:t>
      </w:r>
      <w:r>
        <w:t>0.2mM</w:t>
      </w:r>
      <w:r>
        <w:t>相比，</w:t>
      </w:r>
      <w:r>
        <w:t>SI</w:t>
      </w:r>
      <w:r>
        <w:t>不仅不会因为</w:t>
      </w:r>
      <w:r>
        <w:t>pH</w:t>
      </w:r>
      <w:r>
        <w:t>升高而升高，甚至会降低。</w:t>
      </w:r>
    </w:p>
    <w:p w14:paraId="726619EA" w14:textId="77777777" w:rsidR="001B5AF8" w:rsidRPr="000D0EDE" w:rsidRDefault="001B5AF8" w:rsidP="001B5AF8">
      <w:pPr>
        <w:pStyle w:val="B8"/>
        <w:rPr>
          <w:rFonts w:ascii="宋体" w:eastAsia="宋体" w:hAnsi="宋体"/>
          <w:b/>
          <w:bCs/>
        </w:rPr>
      </w:pPr>
      <w:proofErr w:type="gramStart"/>
      <w:r w:rsidRPr="00B743DD">
        <w:rPr>
          <w:rFonts w:ascii="宋体" w:eastAsia="宋体" w:hAnsi="宋体" w:hint="eastAsia"/>
          <w:b/>
          <w:bCs/>
        </w:rPr>
        <w:t>篮式阳极</w:t>
      </w:r>
      <w:proofErr w:type="gramEnd"/>
      <w:r w:rsidRPr="00B743DD">
        <w:rPr>
          <w:rFonts w:ascii="宋体" w:eastAsia="宋体" w:hAnsi="宋体" w:hint="eastAsia"/>
          <w:b/>
          <w:bCs/>
        </w:rPr>
        <w:t>处理实际污水的表现以及经济分析</w:t>
      </w:r>
    </w:p>
    <w:p w14:paraId="51FD1CFE" w14:textId="77777777" w:rsidR="001B5AF8" w:rsidRDefault="001B5AF8" w:rsidP="001B5AF8">
      <w:pPr>
        <w:pStyle w:val="Bf2"/>
      </w:pPr>
      <w:r>
        <w:rPr>
          <w:rFonts w:hint="eastAsia"/>
        </w:rPr>
        <w:t>现象</w:t>
      </w:r>
      <w:r>
        <w:t>：反应器处理</w:t>
      </w:r>
      <w:proofErr w:type="gramStart"/>
      <w:r>
        <w:t>实际富</w:t>
      </w:r>
      <w:proofErr w:type="gramEnd"/>
      <w:r>
        <w:t>P</w:t>
      </w:r>
      <w:r>
        <w:t>污水（尿液）时，</w:t>
      </w:r>
      <w:r>
        <w:t>12h</w:t>
      </w:r>
      <w:r>
        <w:t>内</w:t>
      </w:r>
      <w:r>
        <w:t>P</w:t>
      </w:r>
      <w:r>
        <w:t>回收率为</w:t>
      </w:r>
      <w:r>
        <w:t>86.7%</w:t>
      </w:r>
      <w:r>
        <w:t>，相当高；即使储存过程中，尿素水解会产生大量碳酸盐，不可避免的对产物纯度产生影响，但最后结果表明，反应器阴极上回收的产物为富</w:t>
      </w:r>
      <w:r>
        <w:t>P</w:t>
      </w:r>
      <w:r>
        <w:t>产物；处理</w:t>
      </w:r>
      <w:r>
        <w:t>12h</w:t>
      </w:r>
      <w:r>
        <w:t>后的污水</w:t>
      </w:r>
      <w:r>
        <w:t>pH</w:t>
      </w:r>
      <w:r>
        <w:t>为</w:t>
      </w:r>
      <w:r>
        <w:t>7.9</w:t>
      </w:r>
      <w:r>
        <w:t>，处于可接受范围。</w:t>
      </w:r>
    </w:p>
    <w:p w14:paraId="764E2731" w14:textId="77777777" w:rsidR="001B5AF8" w:rsidRDefault="001B5AF8" w:rsidP="001B5AF8">
      <w:pPr>
        <w:pStyle w:val="Bf2"/>
      </w:pPr>
      <w:r>
        <w:t>经济分析：处理尿液污水的能耗为</w:t>
      </w:r>
      <w:r>
        <w:t>30.4kWh/kg P</w:t>
      </w:r>
      <w:r>
        <w:t>，该能耗与其他高级电化学技术相比，相近甚至远远低于，并且该体系产生的产品质量更好。估算的处理成本为</w:t>
      </w:r>
      <w:r>
        <w:t>0.14</w:t>
      </w:r>
      <w:r>
        <w:t>欧</w:t>
      </w:r>
      <w:r>
        <w:t xml:space="preserve">/m³ </w:t>
      </w:r>
      <w:r>
        <w:t>尿液。尿液处理收入和磷产品销售收入，分别为</w:t>
      </w:r>
      <w:r>
        <w:t>0.22</w:t>
      </w:r>
      <w:r>
        <w:t>欧</w:t>
      </w:r>
      <w:r>
        <w:t xml:space="preserve">/m³ </w:t>
      </w:r>
      <w:r>
        <w:t>尿液和</w:t>
      </w:r>
      <w:r>
        <w:t>0.08</w:t>
      </w:r>
      <w:r>
        <w:t>欧</w:t>
      </w:r>
      <w:r>
        <w:t xml:space="preserve">/m³ </w:t>
      </w:r>
      <w:r>
        <w:t>尿液。因此，净利润为，处理利润</w:t>
      </w:r>
      <w:r>
        <w:t xml:space="preserve">0.16/m³ </w:t>
      </w:r>
      <w:r>
        <w:t>尿液，销售利润</w:t>
      </w:r>
      <w:r>
        <w:t>3.23</w:t>
      </w:r>
      <w:r>
        <w:t>欧</w:t>
      </w:r>
      <w:r>
        <w:t>/kg P</w:t>
      </w:r>
      <w:r>
        <w:t>。综上所述，该技术存在经济可行性。</w:t>
      </w:r>
    </w:p>
    <w:p w14:paraId="2F428AB9" w14:textId="77777777" w:rsidR="001B5AF8" w:rsidRDefault="001B5AF8" w:rsidP="001B5AF8">
      <w:pPr>
        <w:pStyle w:val="B8"/>
        <w:rPr>
          <w:rFonts w:ascii="宋体" w:eastAsia="宋体" w:hAnsi="宋体"/>
          <w:b/>
          <w:bCs/>
        </w:rPr>
      </w:pPr>
      <w:r w:rsidRPr="00E42316">
        <w:rPr>
          <w:rFonts w:ascii="宋体" w:eastAsia="宋体" w:hAnsi="宋体" w:hint="eastAsia"/>
          <w:b/>
          <w:bCs/>
        </w:rPr>
        <w:t>创新点：</w:t>
      </w:r>
    </w:p>
    <w:p w14:paraId="26D0A1DE" w14:textId="77777777" w:rsidR="001B5AF8" w:rsidRDefault="001B5AF8" w:rsidP="001B5AF8">
      <w:pPr>
        <w:pStyle w:val="Bf2"/>
      </w:pPr>
      <w:r>
        <w:t>1.</w:t>
      </w:r>
      <w:r>
        <w:t>结构设计的创新：提出一种新的阳极</w:t>
      </w:r>
    </w:p>
    <w:p w14:paraId="2CDE8024" w14:textId="77777777" w:rsidR="001B5AF8" w:rsidRDefault="001B5AF8" w:rsidP="001B5AF8">
      <w:pPr>
        <w:pStyle w:val="Bf2"/>
      </w:pPr>
      <w:r>
        <w:t>2.</w:t>
      </w:r>
      <w:r>
        <w:t>处理污水类型的创新：反应器处理尿液</w:t>
      </w:r>
    </w:p>
    <w:p w14:paraId="6EE6AB49" w14:textId="77777777" w:rsidR="001B5AF8" w:rsidRPr="006D0996" w:rsidRDefault="001B5AF8" w:rsidP="001B5AF8">
      <w:pPr>
        <w:pStyle w:val="B8"/>
        <w:rPr>
          <w:rFonts w:ascii="宋体" w:eastAsia="宋体" w:hAnsi="宋体"/>
          <w:b/>
          <w:bCs/>
        </w:rPr>
      </w:pPr>
      <w:r w:rsidRPr="00E42316">
        <w:rPr>
          <w:rFonts w:ascii="宋体" w:eastAsia="宋体" w:hAnsi="宋体" w:hint="eastAsia"/>
          <w:b/>
          <w:bCs/>
        </w:rPr>
        <w:t>潜在研究方向：</w:t>
      </w:r>
    </w:p>
    <w:p w14:paraId="2245F0EE" w14:textId="77777777" w:rsidR="001B5AF8" w:rsidRDefault="001B5AF8" w:rsidP="001B5AF8">
      <w:pPr>
        <w:pStyle w:val="Bf2"/>
      </w:pPr>
      <w:r>
        <w:t>1.</w:t>
      </w:r>
      <w:proofErr w:type="gramStart"/>
      <w:r>
        <w:t>将篮式</w:t>
      </w:r>
      <w:proofErr w:type="gramEnd"/>
      <w:r>
        <w:t>阳极结构，应用在其他沉淀回收技术中。</w:t>
      </w:r>
    </w:p>
    <w:p w14:paraId="70389307" w14:textId="77777777" w:rsidR="001B5AF8" w:rsidRDefault="001B5AF8" w:rsidP="001B5AF8">
      <w:pPr>
        <w:pStyle w:val="Bf2"/>
      </w:pPr>
      <w:r>
        <w:t>2.</w:t>
      </w:r>
      <w:r>
        <w:t>将该反应器用于处理其他类型污水（生活污水、奶酪污水等）</w:t>
      </w:r>
    </w:p>
    <w:p w14:paraId="456D7911" w14:textId="77777777" w:rsidR="001B5AF8" w:rsidRPr="00E42316" w:rsidRDefault="001B5AF8" w:rsidP="001B5AF8">
      <w:pPr>
        <w:pStyle w:val="B8"/>
        <w:rPr>
          <w:rFonts w:ascii="宋体" w:eastAsia="宋体" w:hAnsi="宋体"/>
          <w:b/>
          <w:bCs/>
        </w:rPr>
      </w:pPr>
      <w:r w:rsidRPr="00E42316">
        <w:rPr>
          <w:rFonts w:ascii="宋体" w:eastAsia="宋体" w:hAnsi="宋体" w:hint="eastAsia"/>
          <w:b/>
          <w:bCs/>
        </w:rPr>
        <w:t>收获的基础知识：</w:t>
      </w:r>
    </w:p>
    <w:p w14:paraId="13CA4F08" w14:textId="77777777" w:rsidR="001B5AF8" w:rsidRDefault="001B5AF8" w:rsidP="001B5AF8">
      <w:pPr>
        <w:pStyle w:val="Bf2"/>
      </w:pPr>
      <w:r>
        <w:t>1.</w:t>
      </w:r>
      <w:r>
        <w:t>将收集的尿液经过稀释后，长期储存的目的：为了尿液完全水解。因为尿素水解过程中</w:t>
      </w:r>
      <w:proofErr w:type="gramStart"/>
      <w:r>
        <w:t>鸟粪石</w:t>
      </w:r>
      <w:proofErr w:type="gramEnd"/>
      <w:r>
        <w:t>和</w:t>
      </w:r>
      <w:proofErr w:type="spellStart"/>
      <w:r>
        <w:t>CaP</w:t>
      </w:r>
      <w:proofErr w:type="spellEnd"/>
      <w:r>
        <w:t>能自发沉淀，导致</w:t>
      </w:r>
      <w:r>
        <w:t>Mg</w:t>
      </w:r>
      <w:r>
        <w:t>和</w:t>
      </w:r>
      <w:r>
        <w:t>Ca</w:t>
      </w:r>
      <w:r>
        <w:t>浓度很低，可以减少</w:t>
      </w:r>
      <w:r>
        <w:t>Mg</w:t>
      </w:r>
      <w:r>
        <w:t>、</w:t>
      </w:r>
      <w:r>
        <w:t>Ca</w:t>
      </w:r>
      <w:r>
        <w:t>副产物的影响。</w:t>
      </w:r>
    </w:p>
    <w:p w14:paraId="53468ED1" w14:textId="77777777" w:rsidR="001B5AF8" w:rsidRPr="00B743DD" w:rsidRDefault="001B5AF8" w:rsidP="001B5AF8">
      <w:pPr>
        <w:pStyle w:val="Bf2"/>
      </w:pPr>
      <w:r>
        <w:t>2.</w:t>
      </w:r>
      <w:r>
        <w:t>虽然</w:t>
      </w:r>
      <w:r>
        <w:t>SI</w:t>
      </w:r>
      <w:r>
        <w:t>表明，理论上主体溶液中</w:t>
      </w:r>
      <w:r>
        <w:t>HAP</w:t>
      </w:r>
      <w:r>
        <w:t>达到饱和，可以生成沉淀，但是考虑到阴极局部</w:t>
      </w:r>
      <w:r>
        <w:t>pH</w:t>
      </w:r>
      <w:r>
        <w:t>高于主体溶液，因此阴极局部</w:t>
      </w:r>
      <w:r>
        <w:t>SI</w:t>
      </w:r>
      <w:r>
        <w:t>应该高于主体溶液，进而阴极局部的驱动力更强，比在主体溶液中更容易生成沉淀；除此之外，理论上，从动力学角度，非均相沉淀比均相沉淀更容易。综上所述，即使热力学计算的</w:t>
      </w:r>
      <w:r>
        <w:t>SI</w:t>
      </w:r>
      <w:r>
        <w:t>符合</w:t>
      </w:r>
      <w:r>
        <w:t>HAP</w:t>
      </w:r>
      <w:r>
        <w:t>的沉淀要求，但在主体溶液中也很难看到</w:t>
      </w:r>
      <w:proofErr w:type="spellStart"/>
      <w:r>
        <w:t>CaP</w:t>
      </w:r>
      <w:proofErr w:type="spellEnd"/>
      <w:r>
        <w:t>沉淀。</w:t>
      </w:r>
    </w:p>
    <w:p w14:paraId="54E1C882" w14:textId="77777777" w:rsidR="001B5AF8" w:rsidRDefault="001B5AF8" w:rsidP="001B5AF8">
      <w:pPr>
        <w:pStyle w:val="B8"/>
        <w:rPr>
          <w:rFonts w:ascii="宋体" w:eastAsia="宋体" w:hAnsi="宋体"/>
          <w:b/>
          <w:bCs/>
        </w:rPr>
      </w:pPr>
      <w:r w:rsidRPr="006D2867">
        <w:rPr>
          <w:rFonts w:ascii="宋体" w:eastAsia="宋体" w:hAnsi="宋体"/>
          <w:b/>
          <w:bCs/>
        </w:rPr>
        <w:t>CaO</w:t>
      </w:r>
      <w:r w:rsidRPr="006D2867">
        <w:rPr>
          <w:rFonts w:ascii="宋体" w:eastAsia="宋体" w:hAnsi="宋体"/>
          <w:b/>
          <w:bCs/>
          <w:vertAlign w:val="subscript"/>
        </w:rPr>
        <w:t>2</w:t>
      </w:r>
      <w:r w:rsidRPr="006D2867">
        <w:rPr>
          <w:rFonts w:ascii="宋体" w:eastAsia="宋体" w:hAnsi="宋体"/>
          <w:b/>
          <w:bCs/>
        </w:rPr>
        <w:t>/UV Process for One-Step Phosphorus Removal and Recovery from Hypophosphite: Simultaneous Oxidation and Precipitation</w:t>
      </w:r>
    </w:p>
    <w:p w14:paraId="74D6023C" w14:textId="77777777" w:rsidR="001B5AF8" w:rsidRDefault="001B5AF8" w:rsidP="001B5AF8">
      <w:pPr>
        <w:pStyle w:val="Bf2"/>
      </w:pPr>
      <w:r>
        <w:rPr>
          <w:rFonts w:hint="eastAsia"/>
        </w:rPr>
        <w:t>本文主要提出一种</w:t>
      </w:r>
      <w:r>
        <w:t>CaO</w:t>
      </w:r>
      <w:r w:rsidRPr="0036789D">
        <w:rPr>
          <w:vertAlign w:val="subscript"/>
        </w:rPr>
        <w:t>2</w:t>
      </w:r>
      <w:r>
        <w:t>/UV</w:t>
      </w:r>
      <w:r>
        <w:t>体系</w:t>
      </w:r>
      <w:r>
        <w:rPr>
          <w:rFonts w:hint="eastAsia"/>
        </w:rPr>
        <w:t>去除和回收次磷酸根，通过投加</w:t>
      </w:r>
      <w:r>
        <w:rPr>
          <w:rFonts w:hint="eastAsia"/>
        </w:rPr>
        <w:t>Ca</w:t>
      </w:r>
      <w:r>
        <w:t>O</w:t>
      </w:r>
      <w:r w:rsidRPr="0036789D">
        <w:rPr>
          <w:vertAlign w:val="subscript"/>
        </w:rPr>
        <w:t>2</w:t>
      </w:r>
      <w:r>
        <w:rPr>
          <w:rFonts w:hint="eastAsia"/>
        </w:rPr>
        <w:t>的同时用紫外灯（</w:t>
      </w:r>
      <w:r>
        <w:rPr>
          <w:rFonts w:hint="eastAsia"/>
        </w:rPr>
        <w:t>U</w:t>
      </w:r>
      <w:r>
        <w:t>V</w:t>
      </w:r>
      <w:r>
        <w:rPr>
          <w:rFonts w:hint="eastAsia"/>
        </w:rPr>
        <w:t>）照射，产生活性</w:t>
      </w:r>
      <w:r>
        <w:rPr>
          <w:rFonts w:hint="eastAsia"/>
        </w:rPr>
        <w:t>O</w:t>
      </w:r>
      <w:r>
        <w:t>H</w:t>
      </w:r>
      <w:r>
        <w:rPr>
          <w:rFonts w:hint="eastAsia"/>
        </w:rPr>
        <w:t>·基团和</w:t>
      </w:r>
      <w:r>
        <w:t>O</w:t>
      </w:r>
      <w:r w:rsidRPr="0036789D">
        <w:rPr>
          <w:vertAlign w:val="subscript"/>
        </w:rPr>
        <w:t>2</w:t>
      </w:r>
      <w:r>
        <w:rPr>
          <w:rFonts w:hint="eastAsia"/>
        </w:rPr>
        <w:t>，将次</w:t>
      </w:r>
      <w:proofErr w:type="gramStart"/>
      <w:r>
        <w:rPr>
          <w:rFonts w:hint="eastAsia"/>
        </w:rPr>
        <w:t>磷酸根氧化为</w:t>
      </w:r>
      <w:proofErr w:type="gramEnd"/>
      <w:r>
        <w:rPr>
          <w:rFonts w:hint="eastAsia"/>
        </w:rPr>
        <w:t>磷酸根，最终成为</w:t>
      </w:r>
      <w:proofErr w:type="spellStart"/>
      <w:r>
        <w:rPr>
          <w:rFonts w:hint="eastAsia"/>
        </w:rPr>
        <w:t>Ca</w:t>
      </w:r>
      <w:r>
        <w:t>P</w:t>
      </w:r>
      <w:proofErr w:type="spellEnd"/>
      <w:r>
        <w:rPr>
          <w:rFonts w:hint="eastAsia"/>
        </w:rPr>
        <w:t>沉淀被回收。论文在实验现象的基础上，理论阐述了反应机制，同时，将该体系用于处理实际工业污水，结果表明处理效果良好，该体系可行，考虑能耗和经济性，则需要后续进一步改进研究。</w:t>
      </w:r>
    </w:p>
    <w:p w14:paraId="51209DEC" w14:textId="77777777" w:rsidR="001B5AF8" w:rsidRDefault="001B5AF8" w:rsidP="001B5AF8">
      <w:pPr>
        <w:pStyle w:val="Bf2"/>
      </w:pPr>
      <w:r>
        <w:rPr>
          <w:rFonts w:hint="eastAsia"/>
        </w:rPr>
        <w:t>主要从以下几方面研究：投加</w:t>
      </w:r>
      <w:r>
        <w:rPr>
          <w:rFonts w:hint="eastAsia"/>
        </w:rPr>
        <w:t>Ca</w:t>
      </w:r>
      <w:r>
        <w:t>O2</w:t>
      </w:r>
      <w:r>
        <w:rPr>
          <w:rFonts w:hint="eastAsia"/>
        </w:rPr>
        <w:t>的作用、</w:t>
      </w:r>
      <w:r>
        <w:t>CaO</w:t>
      </w:r>
      <w:r w:rsidRPr="0036789D">
        <w:rPr>
          <w:vertAlign w:val="subscript"/>
        </w:rPr>
        <w:t>2</w:t>
      </w:r>
      <w:r>
        <w:t>/UV</w:t>
      </w:r>
      <w:r>
        <w:rPr>
          <w:rFonts w:hint="eastAsia"/>
        </w:rPr>
        <w:t>体系理论证明、</w:t>
      </w:r>
      <w:r>
        <w:t>CaO</w:t>
      </w:r>
      <w:r w:rsidRPr="0036789D">
        <w:rPr>
          <w:vertAlign w:val="subscript"/>
        </w:rPr>
        <w:t>2</w:t>
      </w:r>
      <w:r>
        <w:t>/UV</w:t>
      </w:r>
      <w:r>
        <w:rPr>
          <w:rFonts w:hint="eastAsia"/>
        </w:rPr>
        <w:t>体系的反应机理、</w:t>
      </w:r>
      <w:r>
        <w:rPr>
          <w:rFonts w:hint="eastAsia"/>
        </w:rPr>
        <w:t>Ca</w:t>
      </w:r>
      <w:r>
        <w:t>O</w:t>
      </w:r>
      <w:r w:rsidRPr="00B03995">
        <w:rPr>
          <w:vertAlign w:val="subscript"/>
        </w:rPr>
        <w:t>2</w:t>
      </w:r>
      <w:r>
        <w:t>/P</w:t>
      </w:r>
      <w:r>
        <w:rPr>
          <w:rFonts w:hint="eastAsia"/>
        </w:rPr>
        <w:t>（</w:t>
      </w:r>
      <w:r>
        <w:rPr>
          <w:rFonts w:hint="eastAsia"/>
        </w:rPr>
        <w:t>I</w:t>
      </w:r>
      <w:r>
        <w:rPr>
          <w:rFonts w:hint="eastAsia"/>
        </w:rPr>
        <w:t>）摩尔比对体系的影响、阴离子和腐殖酸对体系的影响、体系处理实际污水。</w:t>
      </w:r>
    </w:p>
    <w:p w14:paraId="6B5756C0" w14:textId="77777777" w:rsidR="001B5AF8" w:rsidRPr="00462549" w:rsidRDefault="001B5AF8" w:rsidP="001B5AF8">
      <w:pPr>
        <w:pStyle w:val="Bf2"/>
      </w:pPr>
      <w:r w:rsidRPr="00462549">
        <w:rPr>
          <w:rFonts w:hint="eastAsia"/>
        </w:rPr>
        <w:t>主要使用试剂：过氧化钙（</w:t>
      </w:r>
      <w:r w:rsidRPr="00462549">
        <w:t>CaO</w:t>
      </w:r>
      <w:r w:rsidRPr="008E44D0">
        <w:rPr>
          <w:vertAlign w:val="subscript"/>
        </w:rPr>
        <w:t>2</w:t>
      </w:r>
      <w:r w:rsidRPr="00462549">
        <w:t>，</w:t>
      </w:r>
      <w:r w:rsidRPr="00462549">
        <w:t>75%</w:t>
      </w:r>
      <w:r w:rsidRPr="00462549">
        <w:t>）、磷酸二钠</w:t>
      </w:r>
      <w:r w:rsidRPr="00462549">
        <w:t>(Na</w:t>
      </w:r>
      <w:r w:rsidRPr="008E44D0">
        <w:rPr>
          <w:vertAlign w:val="subscript"/>
        </w:rPr>
        <w:t>2</w:t>
      </w:r>
      <w:r w:rsidRPr="00462549">
        <w:t>HPO</w:t>
      </w:r>
      <w:r w:rsidRPr="008E44D0">
        <w:rPr>
          <w:vertAlign w:val="subscript"/>
        </w:rPr>
        <w:t>4</w:t>
      </w:r>
      <w:r w:rsidRPr="00462549">
        <w:t>)</w:t>
      </w:r>
      <w:r w:rsidRPr="00462549">
        <w:t>、五水亚磷酸钠</w:t>
      </w:r>
      <w:r w:rsidRPr="00462549">
        <w:t>(Na</w:t>
      </w:r>
      <w:r w:rsidRPr="008E44D0">
        <w:rPr>
          <w:vertAlign w:val="subscript"/>
        </w:rPr>
        <w:t>2</w:t>
      </w:r>
      <w:r w:rsidRPr="00462549">
        <w:t>HPO</w:t>
      </w:r>
      <w:r w:rsidRPr="008E44D0">
        <w:rPr>
          <w:vertAlign w:val="subscript"/>
        </w:rPr>
        <w:t>3</w:t>
      </w:r>
      <w:r w:rsidRPr="00462549">
        <w:t>·5H</w:t>
      </w:r>
      <w:r w:rsidRPr="008E44D0">
        <w:rPr>
          <w:vertAlign w:val="subscript"/>
        </w:rPr>
        <w:t>2</w:t>
      </w:r>
      <w:r w:rsidRPr="00462549">
        <w:t>O)</w:t>
      </w:r>
      <w:r w:rsidRPr="00462549">
        <w:t>、次磷酸钠</w:t>
      </w:r>
      <w:r w:rsidRPr="00462549">
        <w:t>(NaH</w:t>
      </w:r>
      <w:r w:rsidRPr="008E44D0">
        <w:rPr>
          <w:vertAlign w:val="subscript"/>
        </w:rPr>
        <w:t>2</w:t>
      </w:r>
      <w:r w:rsidRPr="00462549">
        <w:t>PO</w:t>
      </w:r>
      <w:r w:rsidRPr="008E44D0">
        <w:rPr>
          <w:vertAlign w:val="subscript"/>
        </w:rPr>
        <w:t>2</w:t>
      </w:r>
      <w:r w:rsidRPr="00462549">
        <w:t>）、过氧化氢（</w:t>
      </w:r>
      <w:r w:rsidRPr="00462549">
        <w:t>H</w:t>
      </w:r>
      <w:r w:rsidRPr="008E44D0">
        <w:rPr>
          <w:vertAlign w:val="subscript"/>
        </w:rPr>
        <w:t>2</w:t>
      </w:r>
      <w:r w:rsidRPr="00462549">
        <w:t>O</w:t>
      </w:r>
      <w:r w:rsidRPr="008E44D0">
        <w:rPr>
          <w:vertAlign w:val="subscript"/>
        </w:rPr>
        <w:t>2</w:t>
      </w:r>
      <w:r w:rsidRPr="00462549">
        <w:t>，</w:t>
      </w:r>
      <w:r w:rsidRPr="00462549">
        <w:t>30%</w:t>
      </w:r>
      <w:r w:rsidRPr="00462549">
        <w:t>）、</w:t>
      </w:r>
      <w:r w:rsidRPr="00462549">
        <w:t>TEMP</w:t>
      </w:r>
      <w:r w:rsidRPr="00462549">
        <w:t>、</w:t>
      </w:r>
      <w:r w:rsidRPr="00462549">
        <w:t>DMPO</w:t>
      </w:r>
      <w:r w:rsidRPr="00462549">
        <w:t>均为分析纯。</w:t>
      </w:r>
    </w:p>
    <w:p w14:paraId="10A7F2CC" w14:textId="77777777" w:rsidR="001B5AF8" w:rsidRPr="0065228C" w:rsidRDefault="001B5AF8" w:rsidP="001B5AF8">
      <w:pPr>
        <w:pStyle w:val="B8"/>
        <w:rPr>
          <w:rFonts w:ascii="宋体" w:eastAsia="宋体" w:hAnsi="宋体"/>
          <w:b/>
          <w:bCs/>
        </w:rPr>
      </w:pPr>
      <w:r w:rsidRPr="00462549">
        <w:rPr>
          <w:rFonts w:ascii="宋体" w:eastAsia="宋体" w:hAnsi="宋体"/>
          <w:b/>
          <w:bCs/>
        </w:rPr>
        <w:t>CaO</w:t>
      </w:r>
      <w:r w:rsidRPr="00462549">
        <w:rPr>
          <w:rFonts w:ascii="宋体" w:eastAsia="宋体" w:hAnsi="宋体"/>
          <w:b/>
          <w:bCs/>
          <w:vertAlign w:val="subscript"/>
        </w:rPr>
        <w:t>2</w:t>
      </w:r>
      <w:r w:rsidRPr="00462549">
        <w:rPr>
          <w:rFonts w:ascii="宋体" w:eastAsia="宋体" w:hAnsi="宋体"/>
          <w:b/>
          <w:bCs/>
        </w:rPr>
        <w:t>的作用：同时释放H</w:t>
      </w:r>
      <w:r w:rsidRPr="00462549">
        <w:rPr>
          <w:rFonts w:ascii="宋体" w:eastAsia="宋体" w:hAnsi="宋体"/>
          <w:b/>
          <w:bCs/>
          <w:vertAlign w:val="subscript"/>
        </w:rPr>
        <w:t>2</w:t>
      </w:r>
      <w:r w:rsidRPr="00462549">
        <w:rPr>
          <w:rFonts w:ascii="宋体" w:eastAsia="宋体" w:hAnsi="宋体"/>
          <w:b/>
          <w:bCs/>
        </w:rPr>
        <w:t>O</w:t>
      </w:r>
      <w:r w:rsidRPr="00462549">
        <w:rPr>
          <w:rFonts w:ascii="宋体" w:eastAsia="宋体" w:hAnsi="宋体"/>
          <w:b/>
          <w:bCs/>
          <w:vertAlign w:val="subscript"/>
        </w:rPr>
        <w:t>2</w:t>
      </w:r>
      <w:r w:rsidRPr="00462549">
        <w:rPr>
          <w:rFonts w:ascii="宋体" w:eastAsia="宋体" w:hAnsi="宋体"/>
          <w:b/>
          <w:bCs/>
        </w:rPr>
        <w:t>、Ca</w:t>
      </w:r>
      <w:r w:rsidRPr="00462549">
        <w:rPr>
          <w:rFonts w:ascii="宋体" w:eastAsia="宋体" w:hAnsi="宋体"/>
          <w:b/>
          <w:bCs/>
          <w:vertAlign w:val="superscript"/>
        </w:rPr>
        <w:t>2+</w:t>
      </w:r>
      <w:r w:rsidRPr="00462549">
        <w:rPr>
          <w:rFonts w:ascii="宋体" w:eastAsia="宋体" w:hAnsi="宋体"/>
          <w:b/>
          <w:bCs/>
        </w:rPr>
        <w:t>和OH-</w:t>
      </w:r>
    </w:p>
    <w:p w14:paraId="161A3715" w14:textId="77777777" w:rsidR="001B5AF8" w:rsidRDefault="001B5AF8" w:rsidP="001B5AF8">
      <w:pPr>
        <w:pStyle w:val="Bf2"/>
      </w:pPr>
      <w:r>
        <w:t>1.</w:t>
      </w:r>
      <w:r>
        <w:t>现象：溶液中只要投加</w:t>
      </w:r>
      <w:r>
        <w:t>CaO</w:t>
      </w:r>
      <w:r w:rsidRPr="00462549">
        <w:rPr>
          <w:vertAlign w:val="subscript"/>
        </w:rPr>
        <w:t>2</w:t>
      </w:r>
      <w:r>
        <w:t>，无论初始</w:t>
      </w:r>
      <w:r>
        <w:t>pH</w:t>
      </w:r>
      <w:r>
        <w:t>如何，</w:t>
      </w:r>
      <w:r>
        <w:t>H</w:t>
      </w:r>
      <w:r w:rsidRPr="00462549">
        <w:rPr>
          <w:vertAlign w:val="subscript"/>
        </w:rPr>
        <w:t>2</w:t>
      </w:r>
      <w:r>
        <w:t>O</w:t>
      </w:r>
      <w:r w:rsidRPr="00462549">
        <w:rPr>
          <w:vertAlign w:val="subscript"/>
        </w:rPr>
        <w:t>2</w:t>
      </w:r>
      <w:r>
        <w:t>都会被大量释放到主体溶液中，且</w:t>
      </w:r>
      <w:r>
        <w:t>pH</w:t>
      </w:r>
      <w:r>
        <w:t>越低，释放速度越快；在</w:t>
      </w:r>
      <w:r>
        <w:t>pH</w:t>
      </w:r>
      <w:r>
        <w:t>为</w:t>
      </w:r>
      <w:r>
        <w:t>2.0</w:t>
      </w:r>
      <w:r>
        <w:t>时，</w:t>
      </w:r>
      <w:r>
        <w:t>Ca</w:t>
      </w:r>
      <w:r w:rsidRPr="00462549">
        <w:rPr>
          <w:vertAlign w:val="superscript"/>
        </w:rPr>
        <w:t>2+</w:t>
      </w:r>
      <w:r>
        <w:t>浓度达到</w:t>
      </w:r>
      <w:r>
        <w:t>107.6mg/L</w:t>
      </w:r>
      <w:r>
        <w:t>，该浓度甚至比理论值（</w:t>
      </w:r>
      <w:r>
        <w:t>80mg/L</w:t>
      </w:r>
      <w:r>
        <w:t>）更高</w:t>
      </w:r>
      <w:r>
        <w:t>.</w:t>
      </w:r>
    </w:p>
    <w:p w14:paraId="06BFD23C" w14:textId="77777777" w:rsidR="001B5AF8" w:rsidRDefault="001B5AF8" w:rsidP="001B5AF8">
      <w:pPr>
        <w:pStyle w:val="Bf2"/>
      </w:pPr>
      <w:r>
        <w:t>分析：比理论值更高可能是因为所购买的商用</w:t>
      </w:r>
      <w:r>
        <w:t>CaO</w:t>
      </w:r>
      <w:r w:rsidRPr="00462549">
        <w:rPr>
          <w:vertAlign w:val="subscript"/>
        </w:rPr>
        <w:t>2</w:t>
      </w:r>
      <w:r>
        <w:t>纯度为</w:t>
      </w:r>
      <w:r>
        <w:t>75%</w:t>
      </w:r>
      <w:r>
        <w:t>，</w:t>
      </w:r>
      <w:r>
        <w:t>pH</w:t>
      </w:r>
      <w:r>
        <w:t>为</w:t>
      </w:r>
      <w:r>
        <w:t>2</w:t>
      </w:r>
      <w:r>
        <w:t>时，药品中存在的</w:t>
      </w:r>
      <w:r>
        <w:t>CaCO</w:t>
      </w:r>
      <w:r w:rsidRPr="00462549">
        <w:rPr>
          <w:vertAlign w:val="subscript"/>
        </w:rPr>
        <w:t>3</w:t>
      </w:r>
      <w:r>
        <w:t>同样被溶解，导致</w:t>
      </w:r>
      <w:r>
        <w:t>Ca</w:t>
      </w:r>
      <w:r w:rsidRPr="00462549">
        <w:rPr>
          <w:vertAlign w:val="superscript"/>
        </w:rPr>
        <w:t>2+</w:t>
      </w:r>
      <w:r>
        <w:t>浓度比</w:t>
      </w:r>
      <w:r>
        <w:t>CaO</w:t>
      </w:r>
      <w:r w:rsidRPr="00462549">
        <w:rPr>
          <w:vertAlign w:val="subscript"/>
        </w:rPr>
        <w:t>2</w:t>
      </w:r>
      <w:r>
        <w:t>理论值更高。后续在</w:t>
      </w:r>
      <w:r>
        <w:t>≥3</w:t>
      </w:r>
      <w:r>
        <w:t>的</w:t>
      </w:r>
      <w:r>
        <w:t>pH</w:t>
      </w:r>
      <w:r>
        <w:t>下对药品未溶解部分进行</w:t>
      </w:r>
      <w:r>
        <w:t>SEM</w:t>
      </w:r>
      <w:r>
        <w:t>、</w:t>
      </w:r>
      <w:r>
        <w:t>XRD</w:t>
      </w:r>
      <w:r>
        <w:t>和</w:t>
      </w:r>
      <w:r>
        <w:t>XPS</w:t>
      </w:r>
      <w:r>
        <w:t>表征，证明</w:t>
      </w:r>
      <w:r>
        <w:t>CaO</w:t>
      </w:r>
      <w:r w:rsidRPr="006879C8">
        <w:rPr>
          <w:vertAlign w:val="subscript"/>
        </w:rPr>
        <w:t>2</w:t>
      </w:r>
      <w:r>
        <w:t>药品存在</w:t>
      </w:r>
      <w:r>
        <w:t>CaCO</w:t>
      </w:r>
      <w:r w:rsidRPr="006879C8">
        <w:rPr>
          <w:vertAlign w:val="subscript"/>
        </w:rPr>
        <w:t>3</w:t>
      </w:r>
      <w:r>
        <w:t>部分，且药品在</w:t>
      </w:r>
      <w:r>
        <w:t>pH</w:t>
      </w:r>
      <w:r>
        <w:t>为</w:t>
      </w:r>
      <w:r>
        <w:t>2</w:t>
      </w:r>
      <w:r>
        <w:t>时完全溶解，在</w:t>
      </w:r>
      <w:r>
        <w:t>≥3</w:t>
      </w:r>
      <w:r>
        <w:t>时不完全溶解。</w:t>
      </w:r>
    </w:p>
    <w:p w14:paraId="07F104B8" w14:textId="77777777" w:rsidR="001B5AF8" w:rsidRDefault="001B5AF8" w:rsidP="001B5AF8">
      <w:pPr>
        <w:pStyle w:val="Bf2"/>
      </w:pPr>
      <w:r>
        <w:t>2.</w:t>
      </w:r>
      <w:r>
        <w:t>现象：当</w:t>
      </w:r>
      <w:r>
        <w:t>pH</w:t>
      </w:r>
      <w:r>
        <w:t>＞</w:t>
      </w:r>
      <w:r>
        <w:t>3</w:t>
      </w:r>
      <w:r>
        <w:t>时，</w:t>
      </w:r>
      <w:r>
        <w:t>360min</w:t>
      </w:r>
      <w:r>
        <w:t>后检测到</w:t>
      </w:r>
      <w:r>
        <w:t>H</w:t>
      </w:r>
      <w:r w:rsidRPr="006879C8">
        <w:rPr>
          <w:vertAlign w:val="subscript"/>
        </w:rPr>
        <w:t>2</w:t>
      </w:r>
      <w:r>
        <w:t>O</w:t>
      </w:r>
      <w:r w:rsidRPr="006879C8">
        <w:rPr>
          <w:vertAlign w:val="subscript"/>
        </w:rPr>
        <w:t>2</w:t>
      </w:r>
      <w:r>
        <w:t>的最高浓度为</w:t>
      </w:r>
      <w:r>
        <w:t>1.3mM</w:t>
      </w:r>
      <w:r>
        <w:t>，</w:t>
      </w:r>
      <w:r>
        <w:t>pH</w:t>
      </w:r>
      <w:r>
        <w:t>升高，</w:t>
      </w:r>
      <w:r>
        <w:t>H</w:t>
      </w:r>
      <w:r w:rsidRPr="006879C8">
        <w:rPr>
          <w:vertAlign w:val="subscript"/>
        </w:rPr>
        <w:t>2</w:t>
      </w:r>
      <w:r>
        <w:t>O</w:t>
      </w:r>
      <w:r w:rsidRPr="006879C8">
        <w:rPr>
          <w:vertAlign w:val="subscript"/>
        </w:rPr>
        <w:t>2</w:t>
      </w:r>
      <w:r>
        <w:t>浓度降低。</w:t>
      </w:r>
    </w:p>
    <w:p w14:paraId="444EADCE" w14:textId="77777777" w:rsidR="001B5AF8" w:rsidRDefault="001B5AF8" w:rsidP="001B5AF8">
      <w:pPr>
        <w:pStyle w:val="Bf2"/>
      </w:pPr>
      <w:r>
        <w:t>分析：释放的</w:t>
      </w:r>
      <w:r>
        <w:t>H</w:t>
      </w:r>
      <w:r w:rsidRPr="006879C8">
        <w:rPr>
          <w:vertAlign w:val="subscript"/>
        </w:rPr>
        <w:t>2</w:t>
      </w:r>
      <w:r>
        <w:t>O</w:t>
      </w:r>
      <w:r w:rsidRPr="006879C8">
        <w:rPr>
          <w:vertAlign w:val="subscript"/>
        </w:rPr>
        <w:t>2</w:t>
      </w:r>
      <w:r>
        <w:t>在碱性环境下会分解。</w:t>
      </w:r>
    </w:p>
    <w:p w14:paraId="196EA310" w14:textId="77777777" w:rsidR="001B5AF8" w:rsidRDefault="001B5AF8" w:rsidP="001B5AF8">
      <w:pPr>
        <w:pStyle w:val="Bf2"/>
      </w:pPr>
      <w:r>
        <w:t>3.</w:t>
      </w:r>
      <w:r>
        <w:t>现象：向溶液添加</w:t>
      </w:r>
      <w:r>
        <w:t>CaO</w:t>
      </w:r>
      <w:r w:rsidRPr="006879C8">
        <w:rPr>
          <w:vertAlign w:val="subscript"/>
        </w:rPr>
        <w:t>2</w:t>
      </w:r>
      <w:r>
        <w:t>后，溶液的</w:t>
      </w:r>
      <w:r>
        <w:t>pH</w:t>
      </w:r>
      <w:r>
        <w:t>变化趋势，除了初始</w:t>
      </w:r>
      <w:r>
        <w:t>pH</w:t>
      </w:r>
      <w:r>
        <w:t>为</w:t>
      </w:r>
      <w:r>
        <w:t>2</w:t>
      </w:r>
      <w:r>
        <w:t>时，溶液</w:t>
      </w:r>
      <w:r>
        <w:t>pH</w:t>
      </w:r>
      <w:r>
        <w:t>短暂的升高，</w:t>
      </w:r>
      <w:r>
        <w:rPr>
          <w:rFonts w:hint="eastAsia"/>
        </w:rPr>
        <w:t>随后</w:t>
      </w:r>
      <w:r>
        <w:t>很快回归稳定到</w:t>
      </w:r>
      <w:r>
        <w:t>2</w:t>
      </w:r>
      <w:r>
        <w:t>，其余初始</w:t>
      </w:r>
      <w:r>
        <w:t>pH</w:t>
      </w:r>
      <w:r>
        <w:t>为</w:t>
      </w:r>
      <w:r>
        <w:t>3</w:t>
      </w:r>
      <w:r>
        <w:t>、</w:t>
      </w:r>
      <w:r>
        <w:t>5</w:t>
      </w:r>
      <w:r>
        <w:t>、</w:t>
      </w:r>
      <w:r>
        <w:t>7</w:t>
      </w:r>
      <w:r>
        <w:t>、、</w:t>
      </w:r>
      <w:r>
        <w:t>9</w:t>
      </w:r>
      <w:r>
        <w:t>时，溶液</w:t>
      </w:r>
      <w:r>
        <w:t>pH</w:t>
      </w:r>
      <w:r>
        <w:t>很快上升达到</w:t>
      </w:r>
      <w:r>
        <w:t>11</w:t>
      </w:r>
      <w:r>
        <w:t>，后续稳定在该水平。</w:t>
      </w:r>
    </w:p>
    <w:p w14:paraId="44724D84" w14:textId="77777777" w:rsidR="001B5AF8" w:rsidRDefault="001B5AF8" w:rsidP="001B5AF8">
      <w:pPr>
        <w:pStyle w:val="Bf2"/>
      </w:pPr>
      <w:r>
        <w:t>分析：溶液</w:t>
      </w:r>
      <w:r>
        <w:t>pH</w:t>
      </w:r>
      <w:r>
        <w:t>在添加</w:t>
      </w:r>
      <w:r>
        <w:t>CaO</w:t>
      </w:r>
      <w:r w:rsidRPr="006879C8">
        <w:rPr>
          <w:vertAlign w:val="subscript"/>
        </w:rPr>
        <w:t>2</w:t>
      </w:r>
      <w:r>
        <w:t>后上升到</w:t>
      </w:r>
      <w:r>
        <w:t>11</w:t>
      </w:r>
      <w:r>
        <w:t>，符合理论计算。</w:t>
      </w:r>
      <w:r>
        <w:t>pH</w:t>
      </w:r>
      <w:r>
        <w:t>为</w:t>
      </w:r>
      <w:r>
        <w:t>2</w:t>
      </w:r>
      <w:r>
        <w:t>的情况，是因为</w:t>
      </w:r>
      <w:r>
        <w:t>2.0mM CaO</w:t>
      </w:r>
      <w:r w:rsidRPr="006879C8">
        <w:rPr>
          <w:vertAlign w:val="subscript"/>
        </w:rPr>
        <w:t>2</w:t>
      </w:r>
      <w:r>
        <w:t>产生</w:t>
      </w:r>
      <w:r>
        <w:t>OH-</w:t>
      </w:r>
      <w:r>
        <w:t>的理论最大值（</w:t>
      </w:r>
      <w:r>
        <w:t>4.0mM</w:t>
      </w:r>
      <w:r>
        <w:t>）远小于溶液中的</w:t>
      </w:r>
      <w:r>
        <w:t>H+</w:t>
      </w:r>
      <w:r>
        <w:t>浓度（</w:t>
      </w:r>
      <w:r>
        <w:t>10mM</w:t>
      </w:r>
      <w:r>
        <w:t>），产生的</w:t>
      </w:r>
      <w:r>
        <w:t>OH-</w:t>
      </w:r>
      <w:r>
        <w:t>不足以消耗溶液中存在的</w:t>
      </w:r>
      <w:r>
        <w:t>H-</w:t>
      </w:r>
      <w:r>
        <w:t>，因此溶液</w:t>
      </w:r>
      <w:r>
        <w:t>pH</w:t>
      </w:r>
      <w:r>
        <w:t>短暂上升后又回归最初。</w:t>
      </w:r>
    </w:p>
    <w:p w14:paraId="70149D56" w14:textId="77777777" w:rsidR="001B5AF8" w:rsidRDefault="001B5AF8" w:rsidP="001B5AF8">
      <w:pPr>
        <w:pStyle w:val="Bf2"/>
      </w:pPr>
      <w:r>
        <w:t>4.</w:t>
      </w:r>
      <w:r>
        <w:t>现象：添加</w:t>
      </w:r>
      <w:r>
        <w:t>CaO</w:t>
      </w:r>
      <w:r w:rsidRPr="006879C8">
        <w:rPr>
          <w:vertAlign w:val="subscript"/>
        </w:rPr>
        <w:t>2</w:t>
      </w:r>
      <w:r>
        <w:t>后，</w:t>
      </w:r>
      <w:r>
        <w:t>Ca</w:t>
      </w:r>
      <w:r w:rsidRPr="006879C8">
        <w:rPr>
          <w:vertAlign w:val="superscript"/>
        </w:rPr>
        <w:t>2+</w:t>
      </w:r>
      <w:r>
        <w:t>浓度随着</w:t>
      </w:r>
      <w:r>
        <w:t>pH</w:t>
      </w:r>
      <w:r>
        <w:t>增加而减少，变化趋势与</w:t>
      </w:r>
      <w:r>
        <w:t>H</w:t>
      </w:r>
      <w:r w:rsidRPr="006879C8">
        <w:rPr>
          <w:vertAlign w:val="subscript"/>
        </w:rPr>
        <w:t>2</w:t>
      </w:r>
      <w:r>
        <w:t>O</w:t>
      </w:r>
      <w:r w:rsidRPr="006879C8">
        <w:rPr>
          <w:vertAlign w:val="subscript"/>
        </w:rPr>
        <w:t>2</w:t>
      </w:r>
      <w:r>
        <w:t>浓度一致。</w:t>
      </w:r>
      <w:r>
        <w:t>10min</w:t>
      </w:r>
      <w:r>
        <w:t>溶解过后，</w:t>
      </w:r>
      <w:r>
        <w:t>Ca</w:t>
      </w:r>
      <w:r w:rsidRPr="006879C8">
        <w:rPr>
          <w:vertAlign w:val="superscript"/>
        </w:rPr>
        <w:t>2+</w:t>
      </w:r>
      <w:r>
        <w:t>对应的</w:t>
      </w:r>
      <w:r>
        <w:t>pH</w:t>
      </w:r>
      <w:r>
        <w:t>如下，</w:t>
      </w:r>
      <w:r>
        <w:t>pH 2.0 (107.6 mg/L) &gt; pH 3.0 (58.0 mg/L) &gt; pH 5.0 (50.0 mg/L) &gt; pH 7.0 (44.9 mg/L) &gt; pH 9.0 (40.5 mg/L)</w:t>
      </w:r>
      <w:r>
        <w:t>。</w:t>
      </w:r>
    </w:p>
    <w:p w14:paraId="61E4EB05" w14:textId="77777777" w:rsidR="001B5AF8" w:rsidRDefault="001B5AF8" w:rsidP="001B5AF8">
      <w:pPr>
        <w:pStyle w:val="Bf2"/>
      </w:pPr>
      <w:r>
        <w:t>节结论：向水中加入</w:t>
      </w:r>
      <w:r>
        <w:t>CaO</w:t>
      </w:r>
      <w:r w:rsidRPr="006879C8">
        <w:rPr>
          <w:vertAlign w:val="subscript"/>
        </w:rPr>
        <w:t>2</w:t>
      </w:r>
      <w:r>
        <w:t>，会产生</w:t>
      </w:r>
      <w:r>
        <w:t>H</w:t>
      </w:r>
      <w:r w:rsidRPr="006879C8">
        <w:rPr>
          <w:vertAlign w:val="subscript"/>
        </w:rPr>
        <w:t>2</w:t>
      </w:r>
      <w:r>
        <w:t>O</w:t>
      </w:r>
      <w:r w:rsidRPr="006879C8">
        <w:rPr>
          <w:vertAlign w:val="subscript"/>
        </w:rPr>
        <w:t>2</w:t>
      </w:r>
      <w:r>
        <w:t>、</w:t>
      </w:r>
      <w:r>
        <w:t>Ca</w:t>
      </w:r>
      <w:r w:rsidRPr="006879C8">
        <w:rPr>
          <w:vertAlign w:val="superscript"/>
        </w:rPr>
        <w:t>2+</w:t>
      </w:r>
      <w:r>
        <w:t>以及使</w:t>
      </w:r>
      <w:r>
        <w:t>pH</w:t>
      </w:r>
      <w:r>
        <w:t>升高，这些因素都是后续亚</w:t>
      </w:r>
      <w:r>
        <w:t>/</w:t>
      </w:r>
      <w:r>
        <w:t>次磷酸</w:t>
      </w:r>
      <w:proofErr w:type="gramStart"/>
      <w:r>
        <w:t>根转变</w:t>
      </w:r>
      <w:proofErr w:type="gramEnd"/>
      <w:r>
        <w:t>为</w:t>
      </w:r>
      <w:proofErr w:type="spellStart"/>
      <w:r>
        <w:t>CaP</w:t>
      </w:r>
      <w:proofErr w:type="spellEnd"/>
      <w:r>
        <w:t>的关键因素。</w:t>
      </w:r>
    </w:p>
    <w:p w14:paraId="2619058C" w14:textId="77777777" w:rsidR="001B5AF8" w:rsidRPr="00462549" w:rsidRDefault="001B5AF8" w:rsidP="001B5AF8">
      <w:pPr>
        <w:pStyle w:val="B8"/>
        <w:rPr>
          <w:rFonts w:ascii="宋体" w:eastAsia="宋体" w:hAnsi="宋体"/>
          <w:b/>
          <w:bCs/>
        </w:rPr>
      </w:pPr>
      <w:r w:rsidRPr="00462549">
        <w:rPr>
          <w:rFonts w:ascii="宋体" w:eastAsia="宋体" w:hAnsi="宋体" w:hint="eastAsia"/>
          <w:b/>
          <w:bCs/>
        </w:rPr>
        <w:t>理论证明：</w:t>
      </w:r>
      <w:r>
        <w:rPr>
          <w:rFonts w:ascii="宋体" w:eastAsia="宋体" w:hAnsi="宋体" w:hint="eastAsia"/>
          <w:b/>
          <w:bCs/>
        </w:rPr>
        <w:t>体系</w:t>
      </w:r>
      <w:r w:rsidRPr="00462549">
        <w:rPr>
          <w:rFonts w:ascii="宋体" w:eastAsia="宋体" w:hAnsi="宋体" w:hint="eastAsia"/>
          <w:b/>
          <w:bCs/>
        </w:rPr>
        <w:t>去除次磷酸根和回收</w:t>
      </w:r>
      <w:proofErr w:type="spellStart"/>
      <w:r w:rsidRPr="00462549">
        <w:rPr>
          <w:rFonts w:ascii="宋体" w:eastAsia="宋体" w:hAnsi="宋体"/>
          <w:b/>
          <w:bCs/>
        </w:rPr>
        <w:t>CaP</w:t>
      </w:r>
      <w:proofErr w:type="spellEnd"/>
      <w:r>
        <w:rPr>
          <w:rFonts w:ascii="宋体" w:eastAsia="宋体" w:hAnsi="宋体" w:hint="eastAsia"/>
          <w:b/>
          <w:bCs/>
        </w:rPr>
        <w:t>的可行性</w:t>
      </w:r>
    </w:p>
    <w:p w14:paraId="28F68076" w14:textId="77777777" w:rsidR="001B5AF8" w:rsidRDefault="001B5AF8" w:rsidP="001B5AF8">
      <w:pPr>
        <w:pStyle w:val="Bf2"/>
      </w:pPr>
      <w:r>
        <w:t>去除思路：即使向水中添加</w:t>
      </w:r>
      <w:r>
        <w:t>CaO</w:t>
      </w:r>
      <w:r w:rsidRPr="001F269F">
        <w:rPr>
          <w:vertAlign w:val="subscript"/>
        </w:rPr>
        <w:t>2</w:t>
      </w:r>
      <w:r>
        <w:t>能为沉淀创造良好条件，但因为次磷酸盐溶解度大于磷酸盐，所以即使在该条件下能产生</w:t>
      </w:r>
      <w:proofErr w:type="spellStart"/>
      <w:r>
        <w:t>CaP</w:t>
      </w:r>
      <w:proofErr w:type="spellEnd"/>
      <w:r>
        <w:t>沉淀，却无法</w:t>
      </w:r>
      <w:r>
        <w:rPr>
          <w:rFonts w:hint="eastAsia"/>
        </w:rPr>
        <w:t>去除</w:t>
      </w:r>
      <w:r>
        <w:t>次磷酸</w:t>
      </w:r>
      <w:r>
        <w:rPr>
          <w:rFonts w:hint="eastAsia"/>
        </w:rPr>
        <w:t>根</w:t>
      </w:r>
      <w:r>
        <w:t>。因此要去除次磷酸根，首先要将其转化为磷酸根，然后形成</w:t>
      </w:r>
      <w:proofErr w:type="spellStart"/>
      <w:r>
        <w:t>CaP</w:t>
      </w:r>
      <w:proofErr w:type="spellEnd"/>
      <w:r>
        <w:t>沉淀去除。</w:t>
      </w:r>
    </w:p>
    <w:p w14:paraId="13AAF5FA" w14:textId="77777777" w:rsidR="001B5AF8" w:rsidRDefault="001B5AF8" w:rsidP="001B5AF8">
      <w:pPr>
        <w:pStyle w:val="Bf2"/>
      </w:pPr>
      <w:r>
        <w:rPr>
          <w:rFonts w:hint="eastAsia"/>
        </w:rPr>
        <w:t>1</w:t>
      </w:r>
      <w:r>
        <w:t>.</w:t>
      </w:r>
      <w:r>
        <w:t>现象：在</w:t>
      </w:r>
      <w:r>
        <w:t>CaO</w:t>
      </w:r>
      <w:r w:rsidRPr="001F269F">
        <w:rPr>
          <w:vertAlign w:val="subscript"/>
        </w:rPr>
        <w:t>2</w:t>
      </w:r>
      <w:r>
        <w:t>/UV</w:t>
      </w:r>
      <w:r>
        <w:t>体系中，将近</w:t>
      </w:r>
      <w:r>
        <w:t>97%</w:t>
      </w:r>
      <w:r>
        <w:t>的</w:t>
      </w:r>
      <w:r>
        <w:t>1.0 mM</w:t>
      </w:r>
      <w:r>
        <w:t>次磷酸根被去除。单独的</w:t>
      </w:r>
      <w:r>
        <w:t>CaO</w:t>
      </w:r>
      <w:r w:rsidRPr="001F269F">
        <w:rPr>
          <w:vertAlign w:val="subscript"/>
        </w:rPr>
        <w:t>2</w:t>
      </w:r>
      <w:r>
        <w:t>或者</w:t>
      </w:r>
      <w:r>
        <w:t>UV</w:t>
      </w:r>
      <w:r>
        <w:t>对次磷酸根的去除并没有效果，</w:t>
      </w:r>
      <w:r>
        <w:t>CaO</w:t>
      </w:r>
      <w:r w:rsidRPr="001F269F">
        <w:rPr>
          <w:vertAlign w:val="subscript"/>
        </w:rPr>
        <w:t>2</w:t>
      </w:r>
      <w:r>
        <w:t>与</w:t>
      </w:r>
      <w:r>
        <w:t>UV</w:t>
      </w:r>
      <w:r>
        <w:t>之间存在协同效应。</w:t>
      </w:r>
    </w:p>
    <w:p w14:paraId="20AB39C2" w14:textId="77777777" w:rsidR="001B5AF8" w:rsidRDefault="001B5AF8" w:rsidP="001B5AF8">
      <w:pPr>
        <w:pStyle w:val="Bf2"/>
      </w:pPr>
      <w:r>
        <w:t>分析：</w:t>
      </w:r>
      <w:r>
        <w:t>CaO</w:t>
      </w:r>
      <w:r w:rsidRPr="001F269F">
        <w:rPr>
          <w:vertAlign w:val="subscript"/>
        </w:rPr>
        <w:t>2</w:t>
      </w:r>
      <w:r>
        <w:rPr>
          <w:rFonts w:hint="eastAsia"/>
        </w:rPr>
        <w:t>与</w:t>
      </w:r>
      <w:r>
        <w:t>水</w:t>
      </w:r>
      <w:r>
        <w:rPr>
          <w:rFonts w:hint="eastAsia"/>
        </w:rPr>
        <w:t>反应</w:t>
      </w:r>
      <w:r>
        <w:t>释放</w:t>
      </w:r>
      <w:r>
        <w:t>H</w:t>
      </w:r>
      <w:r w:rsidRPr="001F269F">
        <w:rPr>
          <w:vertAlign w:val="subscript"/>
        </w:rPr>
        <w:t>2</w:t>
      </w:r>
      <w:r>
        <w:t>O</w:t>
      </w:r>
      <w:r w:rsidRPr="001F269F">
        <w:rPr>
          <w:vertAlign w:val="subscript"/>
        </w:rPr>
        <w:t>2</w:t>
      </w:r>
      <w:r>
        <w:t>，</w:t>
      </w:r>
      <w:r>
        <w:t>UV</w:t>
      </w:r>
      <w:r>
        <w:t>照射可以活化</w:t>
      </w:r>
      <w:r>
        <w:t>H</w:t>
      </w:r>
      <w:r w:rsidRPr="001F269F">
        <w:rPr>
          <w:vertAlign w:val="subscript"/>
        </w:rPr>
        <w:t>2</w:t>
      </w:r>
      <w:r>
        <w:t>O</w:t>
      </w:r>
      <w:r w:rsidRPr="001F269F">
        <w:rPr>
          <w:vertAlign w:val="subscript"/>
        </w:rPr>
        <w:t>2</w:t>
      </w:r>
      <w:r>
        <w:t>产生</w:t>
      </w:r>
      <w:r>
        <w:t>OH</w:t>
      </w:r>
      <w:r>
        <w:rPr>
          <w:rFonts w:hint="eastAsia"/>
        </w:rPr>
        <w:t>·</w:t>
      </w:r>
      <w:r>
        <w:t>，因此可以合理推测</w:t>
      </w:r>
      <w:r>
        <w:t>CaO</w:t>
      </w:r>
      <w:r w:rsidRPr="001F269F">
        <w:rPr>
          <w:vertAlign w:val="subscript"/>
        </w:rPr>
        <w:t>2</w:t>
      </w:r>
      <w:r>
        <w:t>/UV</w:t>
      </w:r>
      <w:r>
        <w:t>体系通过氧化作用和沉淀作用结合，去除次磷酸根。并且仿真计算的</w:t>
      </w:r>
      <w:r>
        <w:t>SI</w:t>
      </w:r>
      <w:r>
        <w:t>表明，即使在磷酸根</w:t>
      </w:r>
      <w:r>
        <w:rPr>
          <w:rFonts w:hint="eastAsia"/>
        </w:rPr>
        <w:t>浓度</w:t>
      </w:r>
      <w:r>
        <w:t>仅有</w:t>
      </w:r>
      <w:r>
        <w:t>1.0mg/L</w:t>
      </w:r>
      <w:r>
        <w:t>时，溶液中</w:t>
      </w:r>
      <w:r>
        <w:t>HAP</w:t>
      </w:r>
      <w:r>
        <w:t>仍然是高度饱和的，既能生成</w:t>
      </w:r>
      <w:r>
        <w:t>HAP</w:t>
      </w:r>
      <w:r>
        <w:t>沉淀。</w:t>
      </w:r>
    </w:p>
    <w:p w14:paraId="63D39B52" w14:textId="77777777" w:rsidR="001B5AF8" w:rsidRDefault="001B5AF8" w:rsidP="001B5AF8">
      <w:pPr>
        <w:pStyle w:val="Bf2"/>
      </w:pPr>
      <w:r>
        <w:t>具体机理：</w:t>
      </w:r>
      <w:r>
        <w:t>CaO</w:t>
      </w:r>
      <w:r w:rsidRPr="001F269F">
        <w:rPr>
          <w:vertAlign w:val="subscript"/>
        </w:rPr>
        <w:t>2</w:t>
      </w:r>
      <w:r>
        <w:t>/UV</w:t>
      </w:r>
      <w:r>
        <w:t>体系与</w:t>
      </w:r>
      <w:r>
        <w:t>H</w:t>
      </w:r>
      <w:r w:rsidRPr="001F269F">
        <w:rPr>
          <w:vertAlign w:val="subscript"/>
        </w:rPr>
        <w:t>2</w:t>
      </w:r>
      <w:r>
        <w:t>O</w:t>
      </w:r>
      <w:r w:rsidRPr="001F269F">
        <w:rPr>
          <w:vertAlign w:val="subscript"/>
        </w:rPr>
        <w:t>2</w:t>
      </w:r>
      <w:r>
        <w:t>/UV</w:t>
      </w:r>
      <w:r>
        <w:t>体系表现类似，首先产生强氧化剂（</w:t>
      </w:r>
      <w:r>
        <w:t>OH</w:t>
      </w:r>
      <w:r>
        <w:rPr>
          <w:rFonts w:hint="eastAsia"/>
        </w:rPr>
        <w:t>·</w:t>
      </w:r>
      <w:r>
        <w:t>自由基），将次</w:t>
      </w:r>
      <w:proofErr w:type="gramStart"/>
      <w:r>
        <w:t>磷酸根氧化为</w:t>
      </w:r>
      <w:proofErr w:type="gramEnd"/>
      <w:r>
        <w:t>磷酸根，随后转化的磷酸根在营造的碱性环境下很容易与</w:t>
      </w:r>
      <w:r>
        <w:t>Ca</w:t>
      </w:r>
      <w:r w:rsidRPr="001F269F">
        <w:rPr>
          <w:vertAlign w:val="superscript"/>
        </w:rPr>
        <w:t>2+</w:t>
      </w:r>
      <w:r>
        <w:t>结合产生</w:t>
      </w:r>
      <w:proofErr w:type="spellStart"/>
      <w:r>
        <w:t>CaP</w:t>
      </w:r>
      <w:proofErr w:type="spellEnd"/>
      <w:r>
        <w:t>沉淀。</w:t>
      </w:r>
    </w:p>
    <w:p w14:paraId="47FA7C72" w14:textId="77777777" w:rsidR="001B5AF8" w:rsidRDefault="001B5AF8" w:rsidP="001B5AF8">
      <w:pPr>
        <w:pStyle w:val="Bf2"/>
      </w:pPr>
      <w:r>
        <w:rPr>
          <w:rFonts w:hint="eastAsia"/>
        </w:rPr>
        <w:t>2</w:t>
      </w:r>
      <w:r>
        <w:t>.</w:t>
      </w:r>
      <w:r>
        <w:t>现象：</w:t>
      </w:r>
      <w:r>
        <w:t>SEM</w:t>
      </w:r>
      <w:r>
        <w:t>图像表明，</w:t>
      </w:r>
      <w:r>
        <w:t>CaO</w:t>
      </w:r>
      <w:r w:rsidRPr="001F269F">
        <w:rPr>
          <w:vertAlign w:val="subscript"/>
        </w:rPr>
        <w:t>2</w:t>
      </w:r>
      <w:r>
        <w:t>/UV</w:t>
      </w:r>
      <w:r>
        <w:t>体系收集到的固体存在两种形态，分别是球形和立方形，并且球形颗粒明显小于立方体；</w:t>
      </w:r>
      <w:r>
        <w:t>EDS</w:t>
      </w:r>
      <w:r>
        <w:t>分析表明，这两种形态分别有着不同的元素分布，立方形元素分布主要为</w:t>
      </w:r>
      <w:r>
        <w:t>Ca</w:t>
      </w:r>
      <w:r>
        <w:t>、</w:t>
      </w:r>
      <w:r>
        <w:t>C</w:t>
      </w:r>
      <w:r>
        <w:t>和</w:t>
      </w:r>
      <w:r>
        <w:t>O</w:t>
      </w:r>
      <w:r>
        <w:t>，球形元素分布主要为</w:t>
      </w:r>
      <w:r>
        <w:t>Ca</w:t>
      </w:r>
      <w:r>
        <w:t>、</w:t>
      </w:r>
      <w:r>
        <w:t>P</w:t>
      </w:r>
      <w:r>
        <w:t>和</w:t>
      </w:r>
      <w:r>
        <w:t>O</w:t>
      </w:r>
      <w:r>
        <w:t>。</w:t>
      </w:r>
    </w:p>
    <w:p w14:paraId="6F84EB37" w14:textId="77777777" w:rsidR="001B5AF8" w:rsidRDefault="001B5AF8" w:rsidP="001B5AF8">
      <w:pPr>
        <w:pStyle w:val="Bf2"/>
      </w:pPr>
      <w:r>
        <w:t>分析：根据</w:t>
      </w:r>
      <w:r>
        <w:t>SEM</w:t>
      </w:r>
      <w:r>
        <w:t>和</w:t>
      </w:r>
      <w:r>
        <w:t>EDS</w:t>
      </w:r>
      <w:r>
        <w:t>表征推测，立方形为</w:t>
      </w:r>
      <w:r>
        <w:t>CaCO</w:t>
      </w:r>
      <w:r w:rsidRPr="001F269F">
        <w:rPr>
          <w:vertAlign w:val="subscript"/>
        </w:rPr>
        <w:t>3</w:t>
      </w:r>
      <w:r>
        <w:t>，也就是</w:t>
      </w:r>
      <w:r>
        <w:t>CaO</w:t>
      </w:r>
      <w:r w:rsidRPr="001F269F">
        <w:rPr>
          <w:vertAlign w:val="subscript"/>
        </w:rPr>
        <w:t>2</w:t>
      </w:r>
      <w:r>
        <w:t>药品未溶解的剩余部分，球形很可能是形成的</w:t>
      </w:r>
      <w:proofErr w:type="spellStart"/>
      <w:r>
        <w:t>CaP</w:t>
      </w:r>
      <w:proofErr w:type="spellEnd"/>
      <w:r>
        <w:t>。通过</w:t>
      </w:r>
      <w:r>
        <w:t>XPS</w:t>
      </w:r>
      <w:r>
        <w:t>对</w:t>
      </w:r>
      <w:proofErr w:type="spellStart"/>
      <w:r>
        <w:t>CaP</w:t>
      </w:r>
      <w:proofErr w:type="spellEnd"/>
      <w:r>
        <w:t>的峰进行分析，证明了</w:t>
      </w:r>
      <w:proofErr w:type="spellStart"/>
      <w:r>
        <w:t>CaP</w:t>
      </w:r>
      <w:proofErr w:type="spellEnd"/>
      <w:r>
        <w:t>和</w:t>
      </w:r>
      <w:r>
        <w:t>CaCO</w:t>
      </w:r>
      <w:r w:rsidRPr="001F269F">
        <w:rPr>
          <w:vertAlign w:val="subscript"/>
        </w:rPr>
        <w:t>3</w:t>
      </w:r>
      <w:r>
        <w:t>的存在。</w:t>
      </w:r>
    </w:p>
    <w:p w14:paraId="594099F6" w14:textId="77777777" w:rsidR="001B5AF8" w:rsidRDefault="001B5AF8" w:rsidP="001B5AF8">
      <w:pPr>
        <w:pStyle w:val="Bf2"/>
      </w:pPr>
      <w:r>
        <w:rPr>
          <w:rFonts w:hint="eastAsia"/>
        </w:rPr>
        <w:t>3</w:t>
      </w:r>
      <w:r>
        <w:t>.</w:t>
      </w:r>
      <w:r>
        <w:t>现象：在有</w:t>
      </w:r>
      <w:r>
        <w:t>UV</w:t>
      </w:r>
      <w:r>
        <w:t>照射时，投加</w:t>
      </w:r>
      <w:r>
        <w:t>CaO</w:t>
      </w:r>
      <w:r w:rsidRPr="001F269F">
        <w:rPr>
          <w:vertAlign w:val="subscript"/>
        </w:rPr>
        <w:t>2</w:t>
      </w:r>
      <w:r>
        <w:t>后，</w:t>
      </w:r>
      <w:r>
        <w:t>H</w:t>
      </w:r>
      <w:r w:rsidRPr="001F269F">
        <w:rPr>
          <w:vertAlign w:val="subscript"/>
        </w:rPr>
        <w:t>2</w:t>
      </w:r>
      <w:r>
        <w:t>O</w:t>
      </w:r>
      <w:r w:rsidRPr="001F269F">
        <w:rPr>
          <w:vertAlign w:val="subscript"/>
        </w:rPr>
        <w:t>2</w:t>
      </w:r>
      <w:r>
        <w:t>先是短时间增加到最高浓度</w:t>
      </w:r>
      <w:r>
        <w:t>0.4mM</w:t>
      </w:r>
      <w:r>
        <w:t>，随后一直降低，在</w:t>
      </w:r>
      <w:r>
        <w:t>180min</w:t>
      </w:r>
      <w:r>
        <w:t>后几乎降到为</w:t>
      </w:r>
      <w:r>
        <w:t>0mM</w:t>
      </w:r>
      <w:r>
        <w:rPr>
          <w:rFonts w:hint="eastAsia"/>
        </w:rPr>
        <w:t>；</w:t>
      </w:r>
      <w:r>
        <w:t>无</w:t>
      </w:r>
      <w:r>
        <w:t>UV</w:t>
      </w:r>
      <w:r>
        <w:t>照射时，投加</w:t>
      </w:r>
      <w:r>
        <w:t>CaO</w:t>
      </w:r>
      <w:r w:rsidRPr="001F269F">
        <w:rPr>
          <w:vertAlign w:val="subscript"/>
        </w:rPr>
        <w:t>2</w:t>
      </w:r>
      <w:r>
        <w:t>后，</w:t>
      </w:r>
      <w:r>
        <w:t>H</w:t>
      </w:r>
      <w:r w:rsidRPr="001F269F">
        <w:rPr>
          <w:vertAlign w:val="subscript"/>
        </w:rPr>
        <w:t>2</w:t>
      </w:r>
      <w:r>
        <w:t>O</w:t>
      </w:r>
      <w:r w:rsidRPr="001F269F">
        <w:rPr>
          <w:vertAlign w:val="subscript"/>
        </w:rPr>
        <w:t>2</w:t>
      </w:r>
      <w:r>
        <w:t>一直增加，始终比</w:t>
      </w:r>
      <w:r>
        <w:t>UV</w:t>
      </w:r>
      <w:r>
        <w:t>照射时高。</w:t>
      </w:r>
    </w:p>
    <w:p w14:paraId="1E5F4B4F" w14:textId="77777777" w:rsidR="001B5AF8" w:rsidRDefault="001B5AF8" w:rsidP="001B5AF8">
      <w:pPr>
        <w:pStyle w:val="Bf2"/>
      </w:pPr>
      <w:r>
        <w:t>分析：表明</w:t>
      </w:r>
      <w:r>
        <w:t>UV</w:t>
      </w:r>
      <w:r>
        <w:t>照射对</w:t>
      </w:r>
      <w:r>
        <w:t>H</w:t>
      </w:r>
      <w:r w:rsidRPr="001F269F">
        <w:rPr>
          <w:vertAlign w:val="subscript"/>
        </w:rPr>
        <w:t>2</w:t>
      </w:r>
      <w:r>
        <w:t>O</w:t>
      </w:r>
      <w:r w:rsidRPr="001F269F">
        <w:rPr>
          <w:vertAlign w:val="subscript"/>
        </w:rPr>
        <w:t>2</w:t>
      </w:r>
      <w:r>
        <w:t>具有出色的活化作用，导致</w:t>
      </w:r>
      <w:r>
        <w:t>H</w:t>
      </w:r>
      <w:r w:rsidRPr="001F269F">
        <w:rPr>
          <w:vertAlign w:val="subscript"/>
        </w:rPr>
        <w:t>2</w:t>
      </w:r>
      <w:r>
        <w:t>O</w:t>
      </w:r>
      <w:r w:rsidRPr="001F269F">
        <w:rPr>
          <w:vertAlign w:val="subscript"/>
        </w:rPr>
        <w:t>2</w:t>
      </w:r>
      <w:r>
        <w:t>分解，浓度</w:t>
      </w:r>
      <w:r>
        <w:rPr>
          <w:rFonts w:hint="eastAsia"/>
        </w:rPr>
        <w:t>降低</w:t>
      </w:r>
      <w:r>
        <w:t>。</w:t>
      </w:r>
    </w:p>
    <w:p w14:paraId="48D8E07A" w14:textId="77777777" w:rsidR="001B5AF8" w:rsidRDefault="001B5AF8" w:rsidP="001B5AF8">
      <w:pPr>
        <w:pStyle w:val="Bf2"/>
      </w:pPr>
      <w:r>
        <w:t>4.</w:t>
      </w:r>
      <w:r>
        <w:t>目的：通过比较有</w:t>
      </w:r>
      <w:r>
        <w:t>UV</w:t>
      </w:r>
      <w:r>
        <w:t>照射和无</w:t>
      </w:r>
      <w:r>
        <w:t>UV</w:t>
      </w:r>
      <w:r>
        <w:t>照射时，</w:t>
      </w:r>
      <w:r>
        <w:t>CaO</w:t>
      </w:r>
      <w:r w:rsidRPr="001F269F">
        <w:rPr>
          <w:vertAlign w:val="subscript"/>
        </w:rPr>
        <w:t>2</w:t>
      </w:r>
      <w:r>
        <w:t>在无次磷酸根溶液中的表现，研究</w:t>
      </w:r>
      <w:r>
        <w:t>UV</w:t>
      </w:r>
      <w:r>
        <w:t>是否存在除活化</w:t>
      </w:r>
      <w:r>
        <w:t>H</w:t>
      </w:r>
      <w:r w:rsidRPr="001F269F">
        <w:rPr>
          <w:vertAlign w:val="subscript"/>
        </w:rPr>
        <w:t>2</w:t>
      </w:r>
      <w:r>
        <w:t>O</w:t>
      </w:r>
      <w:r w:rsidRPr="001F269F">
        <w:rPr>
          <w:vertAlign w:val="subscript"/>
        </w:rPr>
        <w:t>2</w:t>
      </w:r>
      <w:r>
        <w:t>外，其他的作用。（因为缺少次磷酸根，所以不会</w:t>
      </w:r>
      <w:r>
        <w:rPr>
          <w:rFonts w:hint="eastAsia"/>
        </w:rPr>
        <w:t>存在</w:t>
      </w:r>
      <w:r>
        <w:t>转化的磷酸根，因此</w:t>
      </w:r>
      <w:r>
        <w:t>CaO</w:t>
      </w:r>
      <w:r w:rsidRPr="001F269F">
        <w:rPr>
          <w:vertAlign w:val="subscript"/>
        </w:rPr>
        <w:t>2</w:t>
      </w:r>
      <w:r>
        <w:t>释放的</w:t>
      </w:r>
      <w:r>
        <w:t>Ca</w:t>
      </w:r>
      <w:r w:rsidRPr="009B50C6">
        <w:rPr>
          <w:vertAlign w:val="superscript"/>
        </w:rPr>
        <w:t>2+</w:t>
      </w:r>
      <w:r>
        <w:t>不会生成</w:t>
      </w:r>
      <w:proofErr w:type="spellStart"/>
      <w:r>
        <w:t>CaP</w:t>
      </w:r>
      <w:proofErr w:type="spellEnd"/>
      <w:r>
        <w:t>被消耗。）</w:t>
      </w:r>
    </w:p>
    <w:p w14:paraId="43288CCD" w14:textId="77777777" w:rsidR="001B5AF8" w:rsidRDefault="001B5AF8" w:rsidP="001B5AF8">
      <w:pPr>
        <w:pStyle w:val="Bf2"/>
      </w:pPr>
      <w:r>
        <w:t>现象：有</w:t>
      </w:r>
      <w:r>
        <w:t>UV</w:t>
      </w:r>
      <w:r>
        <w:t>照射时，溶液中</w:t>
      </w:r>
      <w:r>
        <w:t>Ca</w:t>
      </w:r>
      <w:r w:rsidRPr="009B50C6">
        <w:rPr>
          <w:vertAlign w:val="superscript"/>
        </w:rPr>
        <w:t>2+</w:t>
      </w:r>
      <w:r>
        <w:t>浓度比无</w:t>
      </w:r>
      <w:r>
        <w:t>UV</w:t>
      </w:r>
      <w:r>
        <w:t>照射时高（</w:t>
      </w:r>
      <w:r>
        <w:t>61.3mg/L vs30.6mg/L</w:t>
      </w:r>
      <w:r>
        <w:t>）。</w:t>
      </w:r>
    </w:p>
    <w:p w14:paraId="05AE5E35" w14:textId="77777777" w:rsidR="001B5AF8" w:rsidRDefault="001B5AF8" w:rsidP="001B5AF8">
      <w:pPr>
        <w:pStyle w:val="Bf2"/>
      </w:pPr>
      <w:r>
        <w:t>分析：说明</w:t>
      </w:r>
      <w:r>
        <w:t>UV</w:t>
      </w:r>
      <w:r>
        <w:t>照射能促进</w:t>
      </w:r>
      <w:r>
        <w:t>CaO</w:t>
      </w:r>
      <w:r w:rsidRPr="009B50C6">
        <w:rPr>
          <w:vertAlign w:val="subscript"/>
        </w:rPr>
        <w:t>2</w:t>
      </w:r>
      <w:r>
        <w:t>溶解，使得</w:t>
      </w:r>
      <w:r>
        <w:t>Ca</w:t>
      </w:r>
      <w:r w:rsidRPr="009B50C6">
        <w:rPr>
          <w:vertAlign w:val="superscript"/>
        </w:rPr>
        <w:t>2+</w:t>
      </w:r>
      <w:r>
        <w:t>浓度更高，同时，促进</w:t>
      </w:r>
      <w:r>
        <w:t>CaO</w:t>
      </w:r>
      <w:r w:rsidRPr="009B50C6">
        <w:rPr>
          <w:vertAlign w:val="subscript"/>
        </w:rPr>
        <w:t>2</w:t>
      </w:r>
      <w:r>
        <w:t>的溶解还能产生更多</w:t>
      </w:r>
      <w:r>
        <w:t>H</w:t>
      </w:r>
      <w:r w:rsidRPr="009B50C6">
        <w:rPr>
          <w:vertAlign w:val="subscript"/>
        </w:rPr>
        <w:t>2</w:t>
      </w:r>
      <w:r>
        <w:t>O</w:t>
      </w:r>
      <w:r w:rsidRPr="009B50C6">
        <w:rPr>
          <w:vertAlign w:val="subscript"/>
        </w:rPr>
        <w:t>2</w:t>
      </w:r>
      <w:r>
        <w:t>。</w:t>
      </w:r>
    </w:p>
    <w:p w14:paraId="0D60C08B" w14:textId="77777777" w:rsidR="001B5AF8" w:rsidRDefault="001B5AF8" w:rsidP="001B5AF8">
      <w:pPr>
        <w:pStyle w:val="Bf2"/>
      </w:pPr>
      <w:r>
        <w:t>节结论：</w:t>
      </w:r>
      <w:r>
        <w:t>CaO</w:t>
      </w:r>
      <w:r w:rsidRPr="009B50C6">
        <w:rPr>
          <w:vertAlign w:val="subscript"/>
        </w:rPr>
        <w:t>2</w:t>
      </w:r>
      <w:r>
        <w:t>/UV</w:t>
      </w:r>
      <w:r>
        <w:t>体系，通过</w:t>
      </w:r>
      <w:r>
        <w:t>UV</w:t>
      </w:r>
      <w:r>
        <w:t>照射，活化</w:t>
      </w:r>
      <w:r>
        <w:t>H</w:t>
      </w:r>
      <w:r w:rsidRPr="009B50C6">
        <w:rPr>
          <w:vertAlign w:val="subscript"/>
        </w:rPr>
        <w:t>2</w:t>
      </w:r>
      <w:r>
        <w:t>O</w:t>
      </w:r>
      <w:r w:rsidRPr="009B50C6">
        <w:rPr>
          <w:vertAlign w:val="subscript"/>
        </w:rPr>
        <w:t>2</w:t>
      </w:r>
      <w:r>
        <w:t>产生</w:t>
      </w:r>
      <w:r>
        <w:t>OH</w:t>
      </w:r>
      <w:r>
        <w:rPr>
          <w:rFonts w:hint="eastAsia"/>
        </w:rPr>
        <w:t>·</w:t>
      </w:r>
      <w:r>
        <w:t>，进而</w:t>
      </w:r>
      <w:proofErr w:type="gramStart"/>
      <w:r>
        <w:t>氧化次磷酸</w:t>
      </w:r>
      <w:proofErr w:type="gramEnd"/>
      <w:r>
        <w:t>根，将其转化为磷酸根，最终在碱性条件下形成</w:t>
      </w:r>
      <w:proofErr w:type="spellStart"/>
      <w:r>
        <w:t>CaP</w:t>
      </w:r>
      <w:proofErr w:type="spellEnd"/>
      <w:r>
        <w:t>沉淀，并且</w:t>
      </w:r>
      <w:r>
        <w:t>UV</w:t>
      </w:r>
      <w:r>
        <w:t>照射还能促进</w:t>
      </w:r>
      <w:r>
        <w:t>CaO</w:t>
      </w:r>
      <w:r w:rsidRPr="009B50C6">
        <w:rPr>
          <w:vertAlign w:val="subscript"/>
        </w:rPr>
        <w:t>2</w:t>
      </w:r>
      <w:r>
        <w:t>的溶解。该体系能高效</w:t>
      </w:r>
      <w:proofErr w:type="gramStart"/>
      <w:r>
        <w:t>处理含次磷酸盐</w:t>
      </w:r>
      <w:proofErr w:type="gramEnd"/>
      <w:r>
        <w:t>的污水，并且从中回收</w:t>
      </w:r>
      <w:proofErr w:type="spellStart"/>
      <w:r>
        <w:t>CaP</w:t>
      </w:r>
      <w:proofErr w:type="spellEnd"/>
      <w:r>
        <w:t>。</w:t>
      </w:r>
    </w:p>
    <w:p w14:paraId="53C74B31" w14:textId="77777777" w:rsidR="001B5AF8" w:rsidRDefault="001B5AF8" w:rsidP="001B5AF8">
      <w:pPr>
        <w:pStyle w:val="B8"/>
      </w:pPr>
      <w:r w:rsidRPr="00462549">
        <w:rPr>
          <w:rFonts w:ascii="宋体" w:eastAsia="宋体" w:hAnsi="宋体"/>
          <w:b/>
          <w:bCs/>
        </w:rPr>
        <w:t>CaO</w:t>
      </w:r>
      <w:r w:rsidRPr="009B50C6">
        <w:rPr>
          <w:rFonts w:ascii="宋体" w:eastAsia="宋体" w:hAnsi="宋体"/>
          <w:b/>
          <w:bCs/>
          <w:vertAlign w:val="subscript"/>
        </w:rPr>
        <w:t>2</w:t>
      </w:r>
      <w:r w:rsidRPr="00462549">
        <w:rPr>
          <w:rFonts w:ascii="宋体" w:eastAsia="宋体" w:hAnsi="宋体"/>
          <w:b/>
          <w:bCs/>
        </w:rPr>
        <w:t>/UV体系中次磷酸根的氧化和去除机理</w:t>
      </w:r>
    </w:p>
    <w:p w14:paraId="1F9C8792" w14:textId="77777777" w:rsidR="001B5AF8" w:rsidRDefault="001B5AF8" w:rsidP="001B5AF8">
      <w:pPr>
        <w:pStyle w:val="Bf2"/>
      </w:pPr>
      <w:r>
        <w:rPr>
          <w:rFonts w:hint="eastAsia"/>
        </w:rPr>
        <w:t>1</w:t>
      </w:r>
      <w:r>
        <w:t>.</w:t>
      </w:r>
      <w:r>
        <w:t>现象：次磷酸根的去除率随着甲醇浓度升高而降低。甲醇浓度为</w:t>
      </w:r>
      <w:r>
        <w:t>0</w:t>
      </w:r>
      <w:r>
        <w:t>、</w:t>
      </w:r>
      <w:r>
        <w:t>1.0</w:t>
      </w:r>
      <w:r>
        <w:t>、</w:t>
      </w:r>
      <w:r>
        <w:t>5.0</w:t>
      </w:r>
      <w:r>
        <w:t>和</w:t>
      </w:r>
      <w:r>
        <w:t>10.0mM</w:t>
      </w:r>
      <w:r>
        <w:t>时，</w:t>
      </w:r>
      <w:r>
        <w:t>360min</w:t>
      </w:r>
      <w:r>
        <w:t>后，次磷酸根去除率分别为</w:t>
      </w:r>
      <w:r>
        <w:t>97.0%</w:t>
      </w:r>
      <w:r>
        <w:t>、</w:t>
      </w:r>
      <w:r>
        <w:t>82.2%</w:t>
      </w:r>
      <w:r>
        <w:t>、</w:t>
      </w:r>
      <w:r>
        <w:t>37.4%</w:t>
      </w:r>
      <w:r>
        <w:t>和</w:t>
      </w:r>
      <w:r>
        <w:t>15.8%</w:t>
      </w:r>
      <w:r>
        <w:t>。</w:t>
      </w:r>
    </w:p>
    <w:p w14:paraId="5309ADAD" w14:textId="77777777" w:rsidR="001B5AF8" w:rsidRDefault="001B5AF8" w:rsidP="001B5AF8">
      <w:pPr>
        <w:pStyle w:val="Bf2"/>
      </w:pPr>
      <w:r>
        <w:t>分析：说明甲醇能充分消耗体系产生的</w:t>
      </w:r>
      <w:r>
        <w:t>OH</w:t>
      </w:r>
      <w:r>
        <w:rPr>
          <w:rFonts w:hint="eastAsia"/>
        </w:rPr>
        <w:t>·，同时，</w:t>
      </w:r>
      <w:r>
        <w:t>体系中次磷酸根的氧化，主要就是因为</w:t>
      </w:r>
      <w:r>
        <w:t>OH</w:t>
      </w:r>
      <w:r>
        <w:rPr>
          <w:rFonts w:hint="eastAsia"/>
        </w:rPr>
        <w:t>·</w:t>
      </w:r>
      <w:r>
        <w:t>，与之前</w:t>
      </w:r>
      <w:r>
        <w:rPr>
          <w:rFonts w:hint="eastAsia"/>
        </w:rPr>
        <w:t>研究</w:t>
      </w:r>
      <w:r>
        <w:t>一致，体系中主要的</w:t>
      </w:r>
      <w:r>
        <w:t>ROS</w:t>
      </w:r>
      <w:r>
        <w:t>就是</w:t>
      </w:r>
      <w:r>
        <w:rPr>
          <w:rFonts w:hint="eastAsia"/>
        </w:rPr>
        <w:t>O</w:t>
      </w:r>
      <w:r>
        <w:t>H</w:t>
      </w:r>
      <w:r>
        <w:rPr>
          <w:rFonts w:hint="eastAsia"/>
        </w:rPr>
        <w:t>·</w:t>
      </w:r>
      <w:r>
        <w:t>。</w:t>
      </w:r>
    </w:p>
    <w:p w14:paraId="3558A42F" w14:textId="77777777" w:rsidR="001B5AF8" w:rsidRDefault="001B5AF8" w:rsidP="001B5AF8">
      <w:pPr>
        <w:pStyle w:val="Bf2"/>
      </w:pPr>
      <w:r>
        <w:rPr>
          <w:rFonts w:hint="eastAsia"/>
        </w:rPr>
        <w:t>2</w:t>
      </w:r>
      <w:r>
        <w:t>.</w:t>
      </w:r>
      <w:r>
        <w:t>现象：即使添加过量甲醇，次磷酸根的去除率仍未被完全抑制，在</w:t>
      </w:r>
      <w:r>
        <w:t>10mM</w:t>
      </w:r>
      <w:r>
        <w:t>甲醇下仍有</w:t>
      </w:r>
      <w:r>
        <w:t>15.8%</w:t>
      </w:r>
      <w:r>
        <w:t>的去除率。</w:t>
      </w:r>
    </w:p>
    <w:p w14:paraId="249F6CDA" w14:textId="77777777" w:rsidR="001B5AF8" w:rsidRDefault="001B5AF8" w:rsidP="001B5AF8">
      <w:pPr>
        <w:pStyle w:val="Bf2"/>
      </w:pPr>
      <w:r>
        <w:t>分析：说明存在其他</w:t>
      </w:r>
      <w:r>
        <w:t>ROS</w:t>
      </w:r>
      <w:r>
        <w:t>，促使次</w:t>
      </w:r>
      <w:proofErr w:type="gramStart"/>
      <w:r>
        <w:t>磷酸根氧化为</w:t>
      </w:r>
      <w:proofErr w:type="gramEnd"/>
      <w:r>
        <w:t>磷酸根。</w:t>
      </w:r>
    </w:p>
    <w:p w14:paraId="131FAF81" w14:textId="77777777" w:rsidR="001B5AF8" w:rsidRDefault="001B5AF8" w:rsidP="001B5AF8">
      <w:pPr>
        <w:pStyle w:val="Bf2"/>
      </w:pPr>
      <w:r>
        <w:t>猜测：考虑到不管是</w:t>
      </w:r>
      <w:r>
        <w:t>CaO</w:t>
      </w:r>
      <w:r w:rsidRPr="009B50C6">
        <w:rPr>
          <w:vertAlign w:val="subscript"/>
        </w:rPr>
        <w:t>2</w:t>
      </w:r>
      <w:r>
        <w:t>与水反应能直接产生</w:t>
      </w:r>
      <w:r>
        <w:t>O</w:t>
      </w:r>
      <w:r w:rsidRPr="009B50C6">
        <w:rPr>
          <w:vertAlign w:val="subscript"/>
        </w:rPr>
        <w:t>2</w:t>
      </w:r>
      <w:r>
        <w:t>，还是</w:t>
      </w:r>
      <w:r>
        <w:t>H</w:t>
      </w:r>
      <w:r w:rsidRPr="009B50C6">
        <w:rPr>
          <w:vertAlign w:val="subscript"/>
        </w:rPr>
        <w:t>2</w:t>
      </w:r>
      <w:r>
        <w:t>O</w:t>
      </w:r>
      <w:r w:rsidRPr="009B50C6">
        <w:rPr>
          <w:vertAlign w:val="subscript"/>
        </w:rPr>
        <w:t>2</w:t>
      </w:r>
      <w:r>
        <w:t>能分解产生</w:t>
      </w:r>
      <w:r>
        <w:t>O</w:t>
      </w:r>
      <w:r w:rsidRPr="009B50C6">
        <w:rPr>
          <w:vertAlign w:val="subscript"/>
        </w:rPr>
        <w:t>2</w:t>
      </w:r>
      <w:r>
        <w:t>，推测有其他</w:t>
      </w:r>
      <w:r>
        <w:t>ROS</w:t>
      </w:r>
      <w:r>
        <w:t>（</w:t>
      </w:r>
      <w:r>
        <w:rPr>
          <w:rFonts w:hint="eastAsia"/>
        </w:rPr>
        <w:t>即</w:t>
      </w:r>
      <w:r>
        <w:t>O</w:t>
      </w:r>
      <w:r w:rsidRPr="009B50C6">
        <w:rPr>
          <w:vertAlign w:val="subscript"/>
        </w:rPr>
        <w:t>2</w:t>
      </w:r>
      <w:r>
        <w:t>）在体系中存在。</w:t>
      </w:r>
    </w:p>
    <w:p w14:paraId="419CA634" w14:textId="77777777" w:rsidR="001B5AF8" w:rsidRDefault="001B5AF8" w:rsidP="001B5AF8">
      <w:pPr>
        <w:pStyle w:val="Bf2"/>
      </w:pPr>
      <w:r>
        <w:t>现象：（</w:t>
      </w:r>
      <w:r>
        <w:t>1</w:t>
      </w:r>
      <w:r>
        <w:t>）</w:t>
      </w:r>
      <w:r>
        <w:t>N</w:t>
      </w:r>
      <w:r w:rsidRPr="009B50C6">
        <w:rPr>
          <w:vertAlign w:val="subscript"/>
        </w:rPr>
        <w:t>2</w:t>
      </w:r>
      <w:r>
        <w:t>喷射实验表明，隔绝了可能</w:t>
      </w:r>
      <w:r>
        <w:rPr>
          <w:rFonts w:hint="eastAsia"/>
        </w:rPr>
        <w:t>的</w:t>
      </w:r>
      <w:r>
        <w:t>O</w:t>
      </w:r>
      <w:r w:rsidRPr="009B50C6">
        <w:rPr>
          <w:vertAlign w:val="subscript"/>
        </w:rPr>
        <w:t>2</w:t>
      </w:r>
      <w:r>
        <w:t>影响后，次磷酸去除率从</w:t>
      </w:r>
      <w:r>
        <w:t>97%</w:t>
      </w:r>
      <w:r>
        <w:t>降至</w:t>
      </w:r>
      <w:r>
        <w:t>69.5%</w:t>
      </w:r>
      <w:r>
        <w:t>。（</w:t>
      </w:r>
      <w:r>
        <w:t>2</w:t>
      </w:r>
      <w:r>
        <w:t>）通过</w:t>
      </w:r>
      <w:r>
        <w:t>EPR</w:t>
      </w:r>
      <w:r>
        <w:t>表征，</w:t>
      </w:r>
      <w:r>
        <w:rPr>
          <w:rFonts w:hint="eastAsia"/>
        </w:rPr>
        <w:t>发现</w:t>
      </w:r>
      <w:r>
        <w:t>O</w:t>
      </w:r>
      <w:r w:rsidRPr="009B50C6">
        <w:rPr>
          <w:vertAlign w:val="subscript"/>
        </w:rPr>
        <w:t>2</w:t>
      </w:r>
      <w:r>
        <w:t>的生成。</w:t>
      </w:r>
    </w:p>
    <w:p w14:paraId="31A0F787" w14:textId="77777777" w:rsidR="001B5AF8" w:rsidRDefault="001B5AF8" w:rsidP="001B5AF8">
      <w:pPr>
        <w:pStyle w:val="Bf2"/>
      </w:pPr>
      <w:r>
        <w:t>结论：证明在</w:t>
      </w:r>
      <w:r>
        <w:t>CaO</w:t>
      </w:r>
      <w:r w:rsidRPr="009B50C6">
        <w:rPr>
          <w:vertAlign w:val="subscript"/>
        </w:rPr>
        <w:t>2</w:t>
      </w:r>
      <w:r>
        <w:t>/UV</w:t>
      </w:r>
      <w:r>
        <w:t>体系中，主要</w:t>
      </w:r>
      <w:r>
        <w:t>ROS</w:t>
      </w:r>
      <w:r>
        <w:t>为</w:t>
      </w:r>
      <w:r>
        <w:t>OH</w:t>
      </w:r>
      <w:r>
        <w:rPr>
          <w:rFonts w:hint="eastAsia"/>
        </w:rPr>
        <w:t>·</w:t>
      </w:r>
      <w:r>
        <w:t>和</w:t>
      </w:r>
      <w:r>
        <w:t>O</w:t>
      </w:r>
      <w:r w:rsidRPr="009B50C6">
        <w:rPr>
          <w:vertAlign w:val="subscript"/>
        </w:rPr>
        <w:t>2</w:t>
      </w:r>
      <w:r>
        <w:t>，虽然</w:t>
      </w:r>
      <w:r>
        <w:t>OH</w:t>
      </w:r>
      <w:r>
        <w:rPr>
          <w:rFonts w:hint="eastAsia"/>
        </w:rPr>
        <w:t>·</w:t>
      </w:r>
      <w:r>
        <w:t>在氧化过程中起主要作用，但</w:t>
      </w:r>
      <w:r>
        <w:t>O</w:t>
      </w:r>
      <w:r w:rsidRPr="009B50C6">
        <w:rPr>
          <w:vertAlign w:val="subscript"/>
        </w:rPr>
        <w:t>2</w:t>
      </w:r>
      <w:r>
        <w:t>也促进了次磷酸根的去除。</w:t>
      </w:r>
    </w:p>
    <w:p w14:paraId="0744B955" w14:textId="77777777" w:rsidR="001B5AF8" w:rsidRDefault="001B5AF8" w:rsidP="001B5AF8">
      <w:pPr>
        <w:pStyle w:val="Bf2"/>
      </w:pPr>
      <w:r>
        <w:rPr>
          <w:rFonts w:hint="eastAsia"/>
        </w:rPr>
        <w:t>3</w:t>
      </w:r>
      <w:r>
        <w:t>.</w:t>
      </w:r>
      <w:r>
        <w:t>目的：通过对</w:t>
      </w:r>
      <w:r>
        <w:t>P</w:t>
      </w:r>
      <w:r>
        <w:t>种类变化的观察，揭示了次磷酸根在体系中的转化路径。（</w:t>
      </w:r>
      <w:r>
        <w:t>CaO</w:t>
      </w:r>
      <w:r w:rsidRPr="009B50C6">
        <w:rPr>
          <w:vertAlign w:val="subscript"/>
        </w:rPr>
        <w:t>2</w:t>
      </w:r>
      <w:r>
        <w:t>/UV</w:t>
      </w:r>
      <w:r>
        <w:t>体系中一共可能存在</w:t>
      </w:r>
      <w:r>
        <w:t>4</w:t>
      </w:r>
      <w:r>
        <w:t>种</w:t>
      </w:r>
      <w:r>
        <w:t>P</w:t>
      </w:r>
      <w:r>
        <w:t>，次磷酸根、亚磷酸根、磷酸根和</w:t>
      </w:r>
      <w:proofErr w:type="spellStart"/>
      <w:r>
        <w:t>CaP</w:t>
      </w:r>
      <w:proofErr w:type="spellEnd"/>
      <w:r>
        <w:t>固体。）</w:t>
      </w:r>
    </w:p>
    <w:p w14:paraId="7286A9B3" w14:textId="77777777" w:rsidR="001B5AF8" w:rsidRDefault="001B5AF8" w:rsidP="001B5AF8">
      <w:pPr>
        <w:pStyle w:val="Bf2"/>
      </w:pPr>
      <w:r>
        <w:t>现象：次磷酸根浓度随着时间增加而降低，</w:t>
      </w:r>
      <w:r>
        <w:t>180min</w:t>
      </w:r>
      <w:r>
        <w:t>后基本消失，与此同时，亚磷酸根</w:t>
      </w:r>
      <w:r>
        <w:rPr>
          <w:rFonts w:hint="eastAsia"/>
        </w:rPr>
        <w:t>浓度</w:t>
      </w:r>
      <w:r>
        <w:t>在次磷酸</w:t>
      </w:r>
      <w:proofErr w:type="gramStart"/>
      <w:r>
        <w:t>根降低</w:t>
      </w:r>
      <w:proofErr w:type="gramEnd"/>
      <w:r>
        <w:t>时逐渐增加，亚磷酸根浓度在</w:t>
      </w:r>
      <w:r>
        <w:t>30min</w:t>
      </w:r>
      <w:r>
        <w:t>内，从初始的</w:t>
      </w:r>
      <w:r>
        <w:t>0</w:t>
      </w:r>
      <w:r>
        <w:t>上升到</w:t>
      </w:r>
      <w:r>
        <w:t>13mg/L</w:t>
      </w:r>
      <w:r>
        <w:t>，随后在接下来的</w:t>
      </w:r>
      <w:r>
        <w:t>330min</w:t>
      </w:r>
      <w:r>
        <w:t>内持续降低。</w:t>
      </w:r>
    </w:p>
    <w:p w14:paraId="33291E3B" w14:textId="77777777" w:rsidR="001B5AF8" w:rsidRDefault="001B5AF8" w:rsidP="001B5AF8">
      <w:pPr>
        <w:pStyle w:val="Bf2"/>
      </w:pPr>
      <w:r>
        <w:t>分析：次磷酸根的降低和亚磷酸根的上升，表明次磷酸根转化为亚磷酸根，而不是直接转化为磷酸根。</w:t>
      </w:r>
    </w:p>
    <w:p w14:paraId="4B798DFB" w14:textId="77777777" w:rsidR="001B5AF8" w:rsidRDefault="001B5AF8" w:rsidP="001B5AF8">
      <w:pPr>
        <w:pStyle w:val="Bf2"/>
      </w:pPr>
      <w:r>
        <w:rPr>
          <w:rFonts w:hint="eastAsia"/>
        </w:rPr>
        <w:t>4</w:t>
      </w:r>
      <w:r>
        <w:t>.</w:t>
      </w:r>
      <w:r>
        <w:t>现象：在</w:t>
      </w:r>
      <w:r>
        <w:t>CaO2/UV</w:t>
      </w:r>
      <w:r>
        <w:t>体系中没有检测到磷酸根。</w:t>
      </w:r>
    </w:p>
    <w:p w14:paraId="1148BA24" w14:textId="77777777" w:rsidR="001B5AF8" w:rsidRDefault="001B5AF8" w:rsidP="001B5AF8">
      <w:pPr>
        <w:pStyle w:val="Bf2"/>
      </w:pPr>
      <w:r>
        <w:t>分析：可能是因为添加</w:t>
      </w:r>
      <w:r>
        <w:t>CaO</w:t>
      </w:r>
      <w:r w:rsidRPr="009B50C6">
        <w:rPr>
          <w:vertAlign w:val="subscript"/>
        </w:rPr>
        <w:t>2</w:t>
      </w:r>
      <w:r>
        <w:t>为</w:t>
      </w:r>
      <w:proofErr w:type="spellStart"/>
      <w:r>
        <w:t>CaP</w:t>
      </w:r>
      <w:proofErr w:type="spellEnd"/>
      <w:r>
        <w:t>沉淀创造了理想的条件，因此磷酸根与</w:t>
      </w:r>
      <w:r>
        <w:t>Ca</w:t>
      </w:r>
      <w:r w:rsidRPr="009B50C6">
        <w:rPr>
          <w:vertAlign w:val="superscript"/>
        </w:rPr>
        <w:t>2+</w:t>
      </w:r>
      <w:r>
        <w:t>形成沉淀的速度过快，所以检测不到磷酸根。与之相比</w:t>
      </w:r>
      <w:r>
        <w:rPr>
          <w:rFonts w:hint="eastAsia"/>
        </w:rPr>
        <w:t>，</w:t>
      </w:r>
      <w:r>
        <w:t>H</w:t>
      </w:r>
      <w:r w:rsidRPr="009B50C6">
        <w:rPr>
          <w:vertAlign w:val="subscript"/>
        </w:rPr>
        <w:t>2</w:t>
      </w:r>
      <w:r>
        <w:t>O</w:t>
      </w:r>
      <w:r w:rsidRPr="009B50C6">
        <w:rPr>
          <w:vertAlign w:val="subscript"/>
        </w:rPr>
        <w:t>2</w:t>
      </w:r>
      <w:r>
        <w:t>/UV</w:t>
      </w:r>
      <w:r>
        <w:t>体系就能检测到磷酸根，因为其体系并没有生成</w:t>
      </w:r>
      <w:proofErr w:type="spellStart"/>
      <w:r>
        <w:t>CaP</w:t>
      </w:r>
      <w:proofErr w:type="spellEnd"/>
      <w:r>
        <w:t>沉淀。</w:t>
      </w:r>
    </w:p>
    <w:p w14:paraId="2E19B665" w14:textId="77777777" w:rsidR="001B5AF8" w:rsidRDefault="001B5AF8" w:rsidP="001B5AF8">
      <w:pPr>
        <w:pStyle w:val="Bf2"/>
      </w:pPr>
      <w:r>
        <w:t>节结论：（</w:t>
      </w:r>
      <w:r>
        <w:t>1</w:t>
      </w:r>
      <w:r>
        <w:t>）</w:t>
      </w:r>
      <w:r>
        <w:t>CaO</w:t>
      </w:r>
      <w:r w:rsidRPr="009B50C6">
        <w:rPr>
          <w:vertAlign w:val="subscript"/>
        </w:rPr>
        <w:t>2</w:t>
      </w:r>
      <w:r>
        <w:t>/UV</w:t>
      </w:r>
      <w:r>
        <w:t>体系中次磷酸根的去除机理：首先，向含有次磷酸根的溶液中投加</w:t>
      </w:r>
      <w:r>
        <w:t>CaO</w:t>
      </w:r>
      <w:r w:rsidRPr="009B50C6">
        <w:rPr>
          <w:vertAlign w:val="subscript"/>
        </w:rPr>
        <w:t>2</w:t>
      </w:r>
      <w:r>
        <w:t>，产生了</w:t>
      </w:r>
      <w:r>
        <w:t>H</w:t>
      </w:r>
      <w:r w:rsidRPr="009B50C6">
        <w:rPr>
          <w:vertAlign w:val="subscript"/>
        </w:rPr>
        <w:t>2</w:t>
      </w:r>
      <w:r>
        <w:t>O</w:t>
      </w:r>
      <w:r w:rsidRPr="009B50C6">
        <w:rPr>
          <w:vertAlign w:val="subscript"/>
        </w:rPr>
        <w:t>2</w:t>
      </w:r>
      <w:r>
        <w:t>、</w:t>
      </w:r>
      <w:r>
        <w:t>Ca</w:t>
      </w:r>
      <w:r w:rsidRPr="009B50C6">
        <w:rPr>
          <w:vertAlign w:val="superscript"/>
        </w:rPr>
        <w:t>2+</w:t>
      </w:r>
      <w:r>
        <w:t>以及提高溶液</w:t>
      </w:r>
      <w:r>
        <w:t>pH</w:t>
      </w:r>
      <w:r>
        <w:t>，其次，在</w:t>
      </w:r>
      <w:r>
        <w:t>UV</w:t>
      </w:r>
      <w:r>
        <w:t>的照射下，活化</w:t>
      </w:r>
      <w:r>
        <w:t>H</w:t>
      </w:r>
      <w:r w:rsidRPr="009B50C6">
        <w:rPr>
          <w:vertAlign w:val="subscript"/>
        </w:rPr>
        <w:t>2</w:t>
      </w:r>
      <w:r>
        <w:t>O</w:t>
      </w:r>
      <w:r w:rsidRPr="009B50C6">
        <w:rPr>
          <w:vertAlign w:val="subscript"/>
        </w:rPr>
        <w:t>2</w:t>
      </w:r>
      <w:r>
        <w:t>产生</w:t>
      </w:r>
      <w:r>
        <w:t>OH</w:t>
      </w:r>
      <w:r>
        <w:rPr>
          <w:rFonts w:hint="eastAsia"/>
        </w:rPr>
        <w:t>·</w:t>
      </w:r>
      <w:r>
        <w:t>自由基，与此同时，</w:t>
      </w:r>
      <w:r>
        <w:t>CaO</w:t>
      </w:r>
      <w:r w:rsidRPr="009B50C6">
        <w:rPr>
          <w:vertAlign w:val="subscript"/>
        </w:rPr>
        <w:t>2</w:t>
      </w:r>
      <w:r>
        <w:t>和</w:t>
      </w:r>
      <w:r>
        <w:t>H</w:t>
      </w:r>
      <w:r w:rsidRPr="009B50C6">
        <w:rPr>
          <w:vertAlign w:val="subscript"/>
        </w:rPr>
        <w:t>2</w:t>
      </w:r>
      <w:r>
        <w:t>O</w:t>
      </w:r>
      <w:r w:rsidRPr="009B50C6">
        <w:rPr>
          <w:vertAlign w:val="subscript"/>
        </w:rPr>
        <w:t>2</w:t>
      </w:r>
      <w:r>
        <w:t>也产生了</w:t>
      </w:r>
      <w:r>
        <w:t>O</w:t>
      </w:r>
      <w:r w:rsidRPr="009B50C6">
        <w:rPr>
          <w:vertAlign w:val="subscript"/>
        </w:rPr>
        <w:t>2</w:t>
      </w:r>
      <w:r>
        <w:t>，随后</w:t>
      </w:r>
      <w:r>
        <w:t>O</w:t>
      </w:r>
      <w:r w:rsidRPr="009B50C6">
        <w:rPr>
          <w:vertAlign w:val="subscript"/>
        </w:rPr>
        <w:t>2</w:t>
      </w:r>
      <w:r>
        <w:t>和强氧化剂</w:t>
      </w:r>
      <w:r>
        <w:t>OH</w:t>
      </w:r>
      <w:r>
        <w:rPr>
          <w:rFonts w:hint="eastAsia"/>
        </w:rPr>
        <w:t>·</w:t>
      </w:r>
      <w:r>
        <w:t>将次磷酸</w:t>
      </w:r>
      <w:proofErr w:type="gramStart"/>
      <w:r>
        <w:t>根转变</w:t>
      </w:r>
      <w:proofErr w:type="gramEnd"/>
      <w:r>
        <w:t>为亚磷酸根，并进一步转化为磷酸根，形成的磷酸根在高</w:t>
      </w:r>
      <w:r>
        <w:t>pH</w:t>
      </w:r>
      <w:r>
        <w:t>环境下，与溶液中</w:t>
      </w:r>
      <w:r>
        <w:t>Ca</w:t>
      </w:r>
      <w:r w:rsidRPr="009B50C6">
        <w:rPr>
          <w:vertAlign w:val="superscript"/>
        </w:rPr>
        <w:t>2+</w:t>
      </w:r>
      <w:r>
        <w:t>迅速反应产生</w:t>
      </w:r>
      <w:proofErr w:type="spellStart"/>
      <w:r>
        <w:t>CaP</w:t>
      </w:r>
      <w:proofErr w:type="spellEnd"/>
      <w:r>
        <w:t>沉淀。（</w:t>
      </w:r>
      <w:r>
        <w:t>2</w:t>
      </w:r>
      <w:r>
        <w:t>）次磷酸根去除和</w:t>
      </w:r>
      <w:proofErr w:type="spellStart"/>
      <w:r>
        <w:t>CaP</w:t>
      </w:r>
      <w:proofErr w:type="spellEnd"/>
      <w:r>
        <w:t>回收的限制因素，主要是次磷酸根向磷酸根的转化。</w:t>
      </w:r>
    </w:p>
    <w:p w14:paraId="2B7706D3" w14:textId="77777777" w:rsidR="001B5AF8" w:rsidRDefault="001B5AF8" w:rsidP="001B5AF8">
      <w:pPr>
        <w:pStyle w:val="B8"/>
        <w:rPr>
          <w:rFonts w:ascii="宋体" w:eastAsia="宋体" w:hAnsi="宋体"/>
          <w:b/>
          <w:bCs/>
        </w:rPr>
      </w:pPr>
      <w:r w:rsidRPr="00462549">
        <w:rPr>
          <w:rFonts w:ascii="宋体" w:eastAsia="宋体" w:hAnsi="宋体"/>
          <w:b/>
          <w:bCs/>
        </w:rPr>
        <w:t>CaO</w:t>
      </w:r>
      <w:r w:rsidRPr="009B50C6">
        <w:rPr>
          <w:rFonts w:ascii="宋体" w:eastAsia="宋体" w:hAnsi="宋体"/>
          <w:b/>
          <w:bCs/>
          <w:vertAlign w:val="subscript"/>
        </w:rPr>
        <w:t>2</w:t>
      </w:r>
      <w:r w:rsidRPr="00462549">
        <w:rPr>
          <w:rFonts w:ascii="宋体" w:eastAsia="宋体" w:hAnsi="宋体"/>
          <w:b/>
          <w:bCs/>
        </w:rPr>
        <w:t>/次磷酸根摩尔比的影响</w:t>
      </w:r>
    </w:p>
    <w:p w14:paraId="104DA718" w14:textId="77777777" w:rsidR="001B5AF8" w:rsidRDefault="001B5AF8" w:rsidP="001B5AF8">
      <w:pPr>
        <w:pStyle w:val="Bf2"/>
      </w:pPr>
      <w:r>
        <w:t>目的：研究次磷酸根的去除和</w:t>
      </w:r>
      <w:proofErr w:type="spellStart"/>
      <w:r>
        <w:t>CaP</w:t>
      </w:r>
      <w:proofErr w:type="spellEnd"/>
      <w:r>
        <w:t>的回收是否能通过</w:t>
      </w:r>
      <w:r>
        <w:t>CaO</w:t>
      </w:r>
      <w:r w:rsidRPr="009B50C6">
        <w:rPr>
          <w:vertAlign w:val="subscript"/>
        </w:rPr>
        <w:t>2</w:t>
      </w:r>
      <w:r>
        <w:t>的量来调节（即</w:t>
      </w:r>
      <w:r>
        <w:t>CaO2/</w:t>
      </w:r>
      <w:r>
        <w:t>次磷酸根摩尔比）。</w:t>
      </w:r>
    </w:p>
    <w:p w14:paraId="0E10006A" w14:textId="77777777" w:rsidR="001B5AF8" w:rsidRDefault="001B5AF8" w:rsidP="001B5AF8">
      <w:pPr>
        <w:pStyle w:val="Bf2"/>
      </w:pPr>
      <w:r>
        <w:t>1.</w:t>
      </w:r>
      <w:r>
        <w:t>现象：</w:t>
      </w:r>
      <w:r>
        <w:t>CaO</w:t>
      </w:r>
      <w:r w:rsidRPr="009B50C6">
        <w:rPr>
          <w:vertAlign w:val="subscript"/>
        </w:rPr>
        <w:t>2</w:t>
      </w:r>
      <w:r>
        <w:t>/P</w:t>
      </w:r>
      <w:r>
        <w:t>（</w:t>
      </w:r>
      <w:r>
        <w:t>I</w:t>
      </w:r>
      <w:r>
        <w:t>）摩尔比对体系影响很大。当摩尔比过低时（</w:t>
      </w:r>
      <w:r>
        <w:t>0.5</w:t>
      </w:r>
      <w:r>
        <w:t>），次磷酸根的去除受到极大抑制，去除率仅为</w:t>
      </w:r>
      <w:r>
        <w:t>25.7%</w:t>
      </w:r>
      <w:r>
        <w:t>；当摩尔比从</w:t>
      </w:r>
      <w:r>
        <w:t>0.5</w:t>
      </w:r>
      <w:r>
        <w:t>上升到</w:t>
      </w:r>
      <w:r>
        <w:t>2</w:t>
      </w:r>
      <w:r>
        <w:t>，次磷酸根去除率也上升到</w:t>
      </w:r>
      <w:r>
        <w:t>97%</w:t>
      </w:r>
      <w:r>
        <w:t>。</w:t>
      </w:r>
    </w:p>
    <w:p w14:paraId="16EC9AEF" w14:textId="77777777" w:rsidR="001B5AF8" w:rsidRDefault="001B5AF8" w:rsidP="001B5AF8">
      <w:pPr>
        <w:pStyle w:val="Bf2"/>
      </w:pPr>
      <w:r>
        <w:t>分析：摩尔比过低说明投加</w:t>
      </w:r>
      <w:r>
        <w:t>CaO</w:t>
      </w:r>
      <w:r w:rsidRPr="009B50C6">
        <w:rPr>
          <w:vertAlign w:val="subscript"/>
        </w:rPr>
        <w:t>2</w:t>
      </w:r>
      <w:r>
        <w:t>较少，导致产生的</w:t>
      </w:r>
      <w:r>
        <w:t>H</w:t>
      </w:r>
      <w:r w:rsidRPr="009B50C6">
        <w:rPr>
          <w:vertAlign w:val="subscript"/>
        </w:rPr>
        <w:t>2</w:t>
      </w:r>
      <w:r>
        <w:t>O</w:t>
      </w:r>
      <w:r w:rsidRPr="009B50C6">
        <w:rPr>
          <w:vertAlign w:val="subscript"/>
        </w:rPr>
        <w:t>2</w:t>
      </w:r>
      <w:r>
        <w:t>、</w:t>
      </w:r>
      <w:r>
        <w:t>Ca</w:t>
      </w:r>
      <w:r w:rsidRPr="009B50C6">
        <w:rPr>
          <w:vertAlign w:val="superscript"/>
        </w:rPr>
        <w:t>2+</w:t>
      </w:r>
      <w:r>
        <w:t>减少，进而造成氧化不充分和沉淀不充分；当摩尔比上升时，则说明投加</w:t>
      </w:r>
      <w:r>
        <w:t>CaO</w:t>
      </w:r>
      <w:r w:rsidRPr="009B50C6">
        <w:rPr>
          <w:vertAlign w:val="subscript"/>
        </w:rPr>
        <w:t>2</w:t>
      </w:r>
      <w:r>
        <w:t>增多，进而促进氧化和沉淀。</w:t>
      </w:r>
    </w:p>
    <w:p w14:paraId="0E006DB0" w14:textId="77777777" w:rsidR="001B5AF8" w:rsidRDefault="001B5AF8" w:rsidP="001B5AF8">
      <w:pPr>
        <w:pStyle w:val="Bf2"/>
      </w:pPr>
      <w:r>
        <w:t>2.</w:t>
      </w:r>
      <w:r>
        <w:t>现象：当摩尔比上升到</w:t>
      </w:r>
      <w:r>
        <w:t>5</w:t>
      </w:r>
      <w:r>
        <w:t>时，去除率不仅没有增加，反而降低</w:t>
      </w:r>
      <w:r>
        <w:t>20%</w:t>
      </w:r>
      <w:r>
        <w:t>。</w:t>
      </w:r>
    </w:p>
    <w:p w14:paraId="417CA884" w14:textId="77777777" w:rsidR="001B5AF8" w:rsidRDefault="001B5AF8" w:rsidP="001B5AF8">
      <w:pPr>
        <w:pStyle w:val="Bf2"/>
      </w:pPr>
      <w:r>
        <w:t>分析：因为</w:t>
      </w:r>
      <w:r>
        <w:t>CaO</w:t>
      </w:r>
      <w:r w:rsidRPr="009B50C6">
        <w:rPr>
          <w:vertAlign w:val="subscript"/>
        </w:rPr>
        <w:t>2</w:t>
      </w:r>
      <w:r>
        <w:t>的用量会影响溶液的浊度，进而影响</w:t>
      </w:r>
      <w:r>
        <w:t>UV</w:t>
      </w:r>
      <w:r>
        <w:t>照射对</w:t>
      </w:r>
      <w:r>
        <w:t>H</w:t>
      </w:r>
      <w:r w:rsidRPr="009B50C6">
        <w:rPr>
          <w:vertAlign w:val="subscript"/>
        </w:rPr>
        <w:t>2</w:t>
      </w:r>
      <w:r>
        <w:t>O</w:t>
      </w:r>
      <w:r w:rsidRPr="009B50C6">
        <w:rPr>
          <w:vertAlign w:val="subscript"/>
        </w:rPr>
        <w:t>2</w:t>
      </w:r>
      <w:r>
        <w:t>的活化，因此过多的增加</w:t>
      </w:r>
      <w:r>
        <w:t>CaO</w:t>
      </w:r>
      <w:r w:rsidRPr="009B50C6">
        <w:rPr>
          <w:vertAlign w:val="subscript"/>
        </w:rPr>
        <w:t>2</w:t>
      </w:r>
      <w:r>
        <w:t>用量，可能会抑制</w:t>
      </w:r>
      <w:r>
        <w:t>UV</w:t>
      </w:r>
      <w:r>
        <w:t>对</w:t>
      </w:r>
      <w:r>
        <w:t>H</w:t>
      </w:r>
      <w:r w:rsidRPr="009B50C6">
        <w:rPr>
          <w:vertAlign w:val="subscript"/>
        </w:rPr>
        <w:t>2</w:t>
      </w:r>
      <w:r>
        <w:t>O</w:t>
      </w:r>
      <w:r w:rsidRPr="009B50C6">
        <w:rPr>
          <w:vertAlign w:val="subscript"/>
        </w:rPr>
        <w:t>2</w:t>
      </w:r>
      <w:r>
        <w:t>的活化；并且，过多的添加</w:t>
      </w:r>
      <w:r>
        <w:t>CaO</w:t>
      </w:r>
      <w:r w:rsidRPr="009B50C6">
        <w:rPr>
          <w:vertAlign w:val="subscript"/>
        </w:rPr>
        <w:t>2</w:t>
      </w:r>
      <w:r>
        <w:t>，产生的高</w:t>
      </w:r>
      <w:r>
        <w:t>pH</w:t>
      </w:r>
      <w:r>
        <w:t>环境会加速</w:t>
      </w:r>
      <w:r>
        <w:t>H</w:t>
      </w:r>
      <w:r w:rsidRPr="009B50C6">
        <w:rPr>
          <w:vertAlign w:val="subscript"/>
        </w:rPr>
        <w:t>2</w:t>
      </w:r>
      <w:r>
        <w:t>O</w:t>
      </w:r>
      <w:r w:rsidRPr="009B50C6">
        <w:rPr>
          <w:vertAlign w:val="subscript"/>
        </w:rPr>
        <w:t>2</w:t>
      </w:r>
      <w:r>
        <w:t>的歧化分解，生成</w:t>
      </w:r>
      <w:r>
        <w:t>O</w:t>
      </w:r>
      <w:r w:rsidRPr="009B50C6">
        <w:rPr>
          <w:vertAlign w:val="subscript"/>
        </w:rPr>
        <w:t>2</w:t>
      </w:r>
      <w:r>
        <w:t>和</w:t>
      </w:r>
      <w:r>
        <w:t>H</w:t>
      </w:r>
      <w:r w:rsidRPr="009B50C6">
        <w:rPr>
          <w:vertAlign w:val="subscript"/>
        </w:rPr>
        <w:t>2</w:t>
      </w:r>
      <w:r>
        <w:t>O</w:t>
      </w:r>
      <w:r>
        <w:t>，导致</w:t>
      </w:r>
      <w:r>
        <w:t>H</w:t>
      </w:r>
      <w:r w:rsidRPr="009B50C6">
        <w:rPr>
          <w:vertAlign w:val="subscript"/>
        </w:rPr>
        <w:t>2</w:t>
      </w:r>
      <w:r>
        <w:t>O</w:t>
      </w:r>
      <w:r w:rsidRPr="009B50C6">
        <w:rPr>
          <w:vertAlign w:val="subscript"/>
        </w:rPr>
        <w:t>2</w:t>
      </w:r>
      <w:r>
        <w:t>产生</w:t>
      </w:r>
      <w:r>
        <w:t>OH</w:t>
      </w:r>
      <w:r>
        <w:rPr>
          <w:rFonts w:hint="eastAsia"/>
        </w:rPr>
        <w:t>·</w:t>
      </w:r>
      <w:r>
        <w:t>减少。</w:t>
      </w:r>
    </w:p>
    <w:p w14:paraId="6659B6E7" w14:textId="77777777" w:rsidR="001B5AF8" w:rsidRPr="0028523E" w:rsidRDefault="001B5AF8" w:rsidP="001B5AF8">
      <w:pPr>
        <w:pStyle w:val="B8"/>
        <w:rPr>
          <w:rFonts w:ascii="宋体" w:eastAsia="宋体" w:hAnsi="宋体"/>
          <w:b/>
          <w:bCs/>
        </w:rPr>
      </w:pPr>
      <w:r w:rsidRPr="00462549">
        <w:rPr>
          <w:rFonts w:ascii="宋体" w:eastAsia="宋体" w:hAnsi="宋体" w:hint="eastAsia"/>
          <w:b/>
          <w:bCs/>
        </w:rPr>
        <w:t>阴离子和腐殖酸的影响</w:t>
      </w:r>
    </w:p>
    <w:p w14:paraId="1ACAABCA" w14:textId="77777777" w:rsidR="001B5AF8" w:rsidRDefault="001B5AF8" w:rsidP="001B5AF8">
      <w:pPr>
        <w:pStyle w:val="Bf2"/>
      </w:pPr>
      <w:r>
        <w:t>目的：研究在</w:t>
      </w:r>
      <w:r>
        <w:t>CaO</w:t>
      </w:r>
      <w:r w:rsidRPr="009B50C6">
        <w:rPr>
          <w:vertAlign w:val="subscript"/>
        </w:rPr>
        <w:t>2</w:t>
      </w:r>
      <w:r>
        <w:t>/UV</w:t>
      </w:r>
      <w:r>
        <w:t>体系中，阴离子和腐殖酸对次磷酸根的氧化、沉淀的影响。</w:t>
      </w:r>
    </w:p>
    <w:p w14:paraId="6C2D1F20" w14:textId="77777777" w:rsidR="001B5AF8" w:rsidRDefault="001B5AF8" w:rsidP="001B5AF8">
      <w:pPr>
        <w:pStyle w:val="Bf2"/>
      </w:pPr>
      <w:r>
        <w:t>分析：根据饱和系数</w:t>
      </w:r>
      <w:r>
        <w:t>SI</w:t>
      </w:r>
      <w:r>
        <w:t>，</w:t>
      </w:r>
      <w:r>
        <w:t>HAP</w:t>
      </w:r>
      <w:r>
        <w:t>（</w:t>
      </w:r>
      <w:r>
        <w:t>19.8</w:t>
      </w:r>
      <w:r>
        <w:t>）＞</w:t>
      </w:r>
      <w:r>
        <w:t>CaSO4</w:t>
      </w:r>
      <w:r>
        <w:t>（</w:t>
      </w:r>
      <w:r>
        <w:t>-1.6</w:t>
      </w:r>
      <w:r>
        <w:t>），所以</w:t>
      </w:r>
      <w:r>
        <w:t>CaSO</w:t>
      </w:r>
      <w:r w:rsidRPr="009B50C6">
        <w:rPr>
          <w:vertAlign w:val="subscript"/>
        </w:rPr>
        <w:t>4</w:t>
      </w:r>
      <w:r>
        <w:t>溶解度较大，不易饱和，因此</w:t>
      </w:r>
      <w:r>
        <w:t>SO</w:t>
      </w:r>
      <w:r w:rsidRPr="009B50C6">
        <w:rPr>
          <w:vertAlign w:val="subscript"/>
        </w:rPr>
        <w:t>4</w:t>
      </w:r>
      <w:r w:rsidRPr="009B50C6">
        <w:rPr>
          <w:vertAlign w:val="superscript"/>
        </w:rPr>
        <w:t>2-</w:t>
      </w:r>
      <w:r>
        <w:t>对体系的影响可以忽略不计；但</w:t>
      </w:r>
      <w:r>
        <w:t>NO</w:t>
      </w:r>
      <w:r w:rsidRPr="009B50C6">
        <w:rPr>
          <w:vertAlign w:val="subscript"/>
        </w:rPr>
        <w:t>3</w:t>
      </w:r>
      <w:r w:rsidRPr="009B50C6">
        <w:rPr>
          <w:vertAlign w:val="superscript"/>
        </w:rPr>
        <w:t>-</w:t>
      </w:r>
      <w:r>
        <w:t>和</w:t>
      </w:r>
      <w:r>
        <w:t>HCO</w:t>
      </w:r>
      <w:r w:rsidRPr="009B50C6">
        <w:rPr>
          <w:vertAlign w:val="subscript"/>
        </w:rPr>
        <w:t>3</w:t>
      </w:r>
      <w:r w:rsidRPr="009B50C6">
        <w:rPr>
          <w:vertAlign w:val="superscript"/>
        </w:rPr>
        <w:t>-</w:t>
      </w:r>
      <w:r>
        <w:t>对次磷酸根的去除有着不利影响。</w:t>
      </w:r>
    </w:p>
    <w:p w14:paraId="1A0FF80D" w14:textId="77777777" w:rsidR="001B5AF8" w:rsidRDefault="001B5AF8" w:rsidP="001B5AF8">
      <w:pPr>
        <w:pStyle w:val="Bf2"/>
      </w:pPr>
      <w:r>
        <w:rPr>
          <w:rFonts w:hint="eastAsia"/>
        </w:rPr>
        <w:t>1</w:t>
      </w:r>
      <w:r>
        <w:t>.</w:t>
      </w:r>
      <w:r>
        <w:t>现象：当</w:t>
      </w:r>
      <w:r>
        <w:t>NO</w:t>
      </w:r>
      <w:r w:rsidRPr="008E44D0">
        <w:rPr>
          <w:vertAlign w:val="subscript"/>
        </w:rPr>
        <w:t>3</w:t>
      </w:r>
      <w:r w:rsidRPr="008E44D0">
        <w:rPr>
          <w:vertAlign w:val="superscript"/>
        </w:rPr>
        <w:t>-</w:t>
      </w:r>
      <w:r>
        <w:t>含量为</w:t>
      </w:r>
      <w:r>
        <w:t>0.1</w:t>
      </w:r>
      <w:r>
        <w:t>、</w:t>
      </w:r>
      <w:r>
        <w:t>1.0</w:t>
      </w:r>
      <w:r>
        <w:t>和</w:t>
      </w:r>
      <w:r>
        <w:t>5.0mM</w:t>
      </w:r>
      <w:r>
        <w:t>时，次磷酸根去除率分别为</w:t>
      </w:r>
      <w:r>
        <w:t>93.4%</w:t>
      </w:r>
      <w:r>
        <w:t>、</w:t>
      </w:r>
      <w:r>
        <w:t>91.8%</w:t>
      </w:r>
      <w:r>
        <w:t>和</w:t>
      </w:r>
      <w:r>
        <w:t>82%</w:t>
      </w:r>
      <w:r>
        <w:t>。</w:t>
      </w:r>
      <w:r>
        <w:t>NO</w:t>
      </w:r>
      <w:r w:rsidRPr="008E44D0">
        <w:rPr>
          <w:vertAlign w:val="subscript"/>
        </w:rPr>
        <w:t>3</w:t>
      </w:r>
      <w:r w:rsidRPr="008E44D0">
        <w:rPr>
          <w:vertAlign w:val="superscript"/>
        </w:rPr>
        <w:t>-</w:t>
      </w:r>
      <w:r>
        <w:t>含量越高，次磷酸根去除率越低。</w:t>
      </w:r>
    </w:p>
    <w:p w14:paraId="71ABD413" w14:textId="77777777" w:rsidR="001B5AF8" w:rsidRDefault="001B5AF8" w:rsidP="001B5AF8">
      <w:pPr>
        <w:pStyle w:val="Bf2"/>
      </w:pPr>
      <w:r>
        <w:t>分析：</w:t>
      </w:r>
      <w:r>
        <w:t>NO</w:t>
      </w:r>
      <w:r w:rsidRPr="008E44D0">
        <w:rPr>
          <w:vertAlign w:val="subscript"/>
        </w:rPr>
        <w:t>3</w:t>
      </w:r>
      <w:r w:rsidRPr="008E44D0">
        <w:rPr>
          <w:vertAlign w:val="superscript"/>
        </w:rPr>
        <w:t>-</w:t>
      </w:r>
      <w:r>
        <w:t>的抑制作用，主要是因为</w:t>
      </w:r>
      <w:r>
        <w:t>NO</w:t>
      </w:r>
      <w:r w:rsidRPr="008E44D0">
        <w:rPr>
          <w:vertAlign w:val="subscript"/>
        </w:rPr>
        <w:t>3</w:t>
      </w:r>
      <w:r w:rsidRPr="008E44D0">
        <w:rPr>
          <w:vertAlign w:val="superscript"/>
        </w:rPr>
        <w:t>-</w:t>
      </w:r>
      <w:r>
        <w:t>会与</w:t>
      </w:r>
      <w:r>
        <w:t>H</w:t>
      </w:r>
      <w:r w:rsidRPr="008E44D0">
        <w:rPr>
          <w:vertAlign w:val="subscript"/>
        </w:rPr>
        <w:t>2</w:t>
      </w:r>
      <w:r>
        <w:t>O</w:t>
      </w:r>
      <w:r w:rsidRPr="008E44D0">
        <w:rPr>
          <w:vertAlign w:val="subscript"/>
        </w:rPr>
        <w:t>2</w:t>
      </w:r>
      <w:r>
        <w:t>争夺</w:t>
      </w:r>
      <w:r>
        <w:t>UV</w:t>
      </w:r>
      <w:r>
        <w:t>的照射</w:t>
      </w:r>
      <w:r>
        <w:rPr>
          <w:rFonts w:hint="eastAsia"/>
        </w:rPr>
        <w:t>并</w:t>
      </w:r>
      <w:r>
        <w:t>形成</w:t>
      </w:r>
      <w:r>
        <w:t>NO</w:t>
      </w:r>
      <w:r w:rsidRPr="008E44D0">
        <w:rPr>
          <w:vertAlign w:val="subscript"/>
        </w:rPr>
        <w:t>2</w:t>
      </w:r>
      <w:r w:rsidRPr="008E44D0">
        <w:rPr>
          <w:vertAlign w:val="superscript"/>
        </w:rPr>
        <w:t>-</w:t>
      </w:r>
      <w:r>
        <w:t>，并且，形成的</w:t>
      </w:r>
      <w:r>
        <w:t>NO</w:t>
      </w:r>
      <w:r w:rsidRPr="008E44D0">
        <w:rPr>
          <w:vertAlign w:val="subscript"/>
        </w:rPr>
        <w:t>2</w:t>
      </w:r>
      <w:r w:rsidRPr="008E44D0">
        <w:rPr>
          <w:vertAlign w:val="superscript"/>
        </w:rPr>
        <w:t>-</w:t>
      </w:r>
      <w:r>
        <w:t>还可以作为自由基猝灭剂，减少</w:t>
      </w:r>
      <w:r>
        <w:t>OH</w:t>
      </w:r>
      <w:r>
        <w:rPr>
          <w:rFonts w:hint="eastAsia"/>
        </w:rPr>
        <w:t>·</w:t>
      </w:r>
      <w:r>
        <w:t>，轻微抑制次</w:t>
      </w:r>
      <w:proofErr w:type="gramStart"/>
      <w:r>
        <w:t>磷酸根氧化</w:t>
      </w:r>
      <w:proofErr w:type="gramEnd"/>
      <w:r>
        <w:t>。</w:t>
      </w:r>
    </w:p>
    <w:p w14:paraId="67F3D66F" w14:textId="77777777" w:rsidR="001B5AF8" w:rsidRDefault="001B5AF8" w:rsidP="001B5AF8">
      <w:pPr>
        <w:pStyle w:val="Bf2"/>
      </w:pPr>
      <w:r>
        <w:rPr>
          <w:rFonts w:hint="eastAsia"/>
        </w:rPr>
        <w:t>2</w:t>
      </w:r>
      <w:r>
        <w:t>.</w:t>
      </w:r>
      <w:r>
        <w:t>现象：当</w:t>
      </w:r>
      <w:r>
        <w:t>HCO</w:t>
      </w:r>
      <w:r w:rsidRPr="008E44D0">
        <w:rPr>
          <w:vertAlign w:val="subscript"/>
        </w:rPr>
        <w:t>3</w:t>
      </w:r>
      <w:r w:rsidRPr="008E44D0">
        <w:rPr>
          <w:vertAlign w:val="superscript"/>
        </w:rPr>
        <w:t>-</w:t>
      </w:r>
      <w:r>
        <w:t>含量为</w:t>
      </w:r>
      <w:r>
        <w:t>0.1</w:t>
      </w:r>
      <w:r>
        <w:t>、</w:t>
      </w:r>
      <w:r>
        <w:t>1.0</w:t>
      </w:r>
      <w:r>
        <w:t>和</w:t>
      </w:r>
      <w:r>
        <w:t>5.0mM</w:t>
      </w:r>
      <w:r>
        <w:t>时，</w:t>
      </w:r>
      <w:r>
        <w:t>HCO</w:t>
      </w:r>
      <w:r w:rsidRPr="008E44D0">
        <w:rPr>
          <w:vertAlign w:val="subscript"/>
        </w:rPr>
        <w:t>3</w:t>
      </w:r>
      <w:r w:rsidRPr="008E44D0">
        <w:rPr>
          <w:vertAlign w:val="superscript"/>
        </w:rPr>
        <w:t>-</w:t>
      </w:r>
      <w:r>
        <w:t>含量越高，次磷酸根去除率越低。</w:t>
      </w:r>
    </w:p>
    <w:p w14:paraId="10765225" w14:textId="77777777" w:rsidR="001B5AF8" w:rsidRDefault="001B5AF8" w:rsidP="001B5AF8">
      <w:pPr>
        <w:pStyle w:val="Bf2"/>
      </w:pPr>
      <w:r>
        <w:t>分析：</w:t>
      </w:r>
      <w:r>
        <w:t>HCO</w:t>
      </w:r>
      <w:r w:rsidRPr="008E44D0">
        <w:rPr>
          <w:vertAlign w:val="subscript"/>
        </w:rPr>
        <w:t>3</w:t>
      </w:r>
      <w:r w:rsidRPr="008E44D0">
        <w:rPr>
          <w:vertAlign w:val="superscript"/>
        </w:rPr>
        <w:t>-</w:t>
      </w:r>
      <w:r>
        <w:t>对自由基具有强猝灭作用，因此会减少</w:t>
      </w:r>
      <w:r>
        <w:t>OH</w:t>
      </w:r>
      <w:r>
        <w:rPr>
          <w:rFonts w:hint="eastAsia"/>
        </w:rPr>
        <w:t>·</w:t>
      </w:r>
      <w:r>
        <w:t>，抑制次磷酸根的去除；同时</w:t>
      </w:r>
      <w:r>
        <w:t>HCO</w:t>
      </w:r>
      <w:r w:rsidRPr="008E44D0">
        <w:rPr>
          <w:vertAlign w:val="subscript"/>
        </w:rPr>
        <w:t>3</w:t>
      </w:r>
      <w:r w:rsidRPr="008E44D0">
        <w:rPr>
          <w:vertAlign w:val="superscript"/>
        </w:rPr>
        <w:t>-</w:t>
      </w:r>
      <w:r>
        <w:t>还可能与</w:t>
      </w:r>
      <w:r>
        <w:t>PO</w:t>
      </w:r>
      <w:r w:rsidRPr="008E44D0">
        <w:rPr>
          <w:vertAlign w:val="subscript"/>
        </w:rPr>
        <w:t>4</w:t>
      </w:r>
      <w:r w:rsidRPr="008E44D0">
        <w:rPr>
          <w:vertAlign w:val="superscript"/>
        </w:rPr>
        <w:t>3-</w:t>
      </w:r>
      <w:r>
        <w:t>存在竞争作用，与</w:t>
      </w:r>
      <w:r>
        <w:t>Ca</w:t>
      </w:r>
      <w:r w:rsidRPr="008E44D0">
        <w:rPr>
          <w:vertAlign w:val="superscript"/>
        </w:rPr>
        <w:t>2+</w:t>
      </w:r>
      <w:r>
        <w:t>形成</w:t>
      </w:r>
      <w:r>
        <w:t>CaCO</w:t>
      </w:r>
      <w:r w:rsidRPr="008E44D0">
        <w:rPr>
          <w:vertAlign w:val="subscript"/>
        </w:rPr>
        <w:t>3</w:t>
      </w:r>
      <w:r>
        <w:t>（</w:t>
      </w:r>
      <w:r>
        <w:t>SI=1.7</w:t>
      </w:r>
      <w:r>
        <w:t>）。</w:t>
      </w:r>
    </w:p>
    <w:p w14:paraId="263A058C" w14:textId="77777777" w:rsidR="001B5AF8" w:rsidRDefault="001B5AF8" w:rsidP="001B5AF8">
      <w:pPr>
        <w:pStyle w:val="Bf2"/>
      </w:pPr>
      <w:r>
        <w:rPr>
          <w:rFonts w:hint="eastAsia"/>
        </w:rPr>
        <w:t>3</w:t>
      </w:r>
      <w:r>
        <w:t>.</w:t>
      </w:r>
      <w:r>
        <w:t>现象：</w:t>
      </w:r>
      <w:r>
        <w:t>HA</w:t>
      </w:r>
      <w:r>
        <w:t>的存在抑制次磷酸根的去除。当存在</w:t>
      </w:r>
      <w:r>
        <w:t>1.0mg/L</w:t>
      </w:r>
      <w:r>
        <w:t>的</w:t>
      </w:r>
      <w:r>
        <w:t>HA</w:t>
      </w:r>
      <w:r>
        <w:t>时，次磷酸根去除率从</w:t>
      </w:r>
      <w:r>
        <w:t>97%</w:t>
      </w:r>
      <w:r>
        <w:t>降到</w:t>
      </w:r>
      <w:r>
        <w:t>74.5%</w:t>
      </w:r>
      <w:r>
        <w:t>，当存在</w:t>
      </w:r>
      <w:r>
        <w:t>20.0mg/L</w:t>
      </w:r>
      <w:r>
        <w:t>的</w:t>
      </w:r>
      <w:r>
        <w:t>HA</w:t>
      </w:r>
      <w:r>
        <w:t>时，次磷酸根去除率低于</w:t>
      </w:r>
      <w:r>
        <w:t>54.9%</w:t>
      </w:r>
      <w:r>
        <w:t>。</w:t>
      </w:r>
    </w:p>
    <w:p w14:paraId="1AF396DD" w14:textId="77777777" w:rsidR="001B5AF8" w:rsidRDefault="001B5AF8" w:rsidP="001B5AF8">
      <w:pPr>
        <w:pStyle w:val="Bf2"/>
      </w:pPr>
      <w:r>
        <w:t>分析：首先，</w:t>
      </w:r>
      <w:r>
        <w:t>HA</w:t>
      </w:r>
      <w:r>
        <w:t>的芳香基团能强烈吸引</w:t>
      </w:r>
      <w:r>
        <w:t>UV</w:t>
      </w:r>
      <w:r>
        <w:t>，与</w:t>
      </w:r>
      <w:r>
        <w:t>H</w:t>
      </w:r>
      <w:r w:rsidRPr="008E44D0">
        <w:rPr>
          <w:vertAlign w:val="subscript"/>
        </w:rPr>
        <w:t>2</w:t>
      </w:r>
      <w:r>
        <w:t>O</w:t>
      </w:r>
      <w:r w:rsidRPr="008E44D0">
        <w:rPr>
          <w:vertAlign w:val="subscript"/>
        </w:rPr>
        <w:t>2</w:t>
      </w:r>
      <w:r>
        <w:t>产生竞争，其次</w:t>
      </w:r>
      <w:r>
        <w:t>HA</w:t>
      </w:r>
      <w:r>
        <w:t>能作为</w:t>
      </w:r>
      <w:r>
        <w:t>OH</w:t>
      </w:r>
      <w:r>
        <w:rPr>
          <w:rFonts w:hint="eastAsia"/>
        </w:rPr>
        <w:t>·</w:t>
      </w:r>
      <w:r>
        <w:t>的猝灭剂，减少</w:t>
      </w:r>
      <w:r>
        <w:t>OH</w:t>
      </w:r>
      <w:r>
        <w:rPr>
          <w:rFonts w:hint="eastAsia"/>
        </w:rPr>
        <w:t>·</w:t>
      </w:r>
      <w:r>
        <w:t>存在，此外，</w:t>
      </w:r>
      <w:r>
        <w:t>HA</w:t>
      </w:r>
      <w:r>
        <w:t>和</w:t>
      </w:r>
      <w:r>
        <w:t>Ca</w:t>
      </w:r>
      <w:r w:rsidRPr="008E44D0">
        <w:rPr>
          <w:vertAlign w:val="superscript"/>
        </w:rPr>
        <w:t>2+</w:t>
      </w:r>
      <w:r>
        <w:t>能形成</w:t>
      </w:r>
      <w:r>
        <w:t>Ca-HA</w:t>
      </w:r>
      <w:r w:rsidRPr="008E44D0">
        <w:rPr>
          <w:vertAlign w:val="superscript"/>
        </w:rPr>
        <w:t>+</w:t>
      </w:r>
      <w:r>
        <w:t>复合物，减少游离的</w:t>
      </w:r>
      <w:r>
        <w:t>Ca</w:t>
      </w:r>
      <w:r w:rsidRPr="008E44D0">
        <w:rPr>
          <w:vertAlign w:val="superscript"/>
        </w:rPr>
        <w:t>2+</w:t>
      </w:r>
      <w:r>
        <w:t>，进而减少</w:t>
      </w:r>
      <w:proofErr w:type="spellStart"/>
      <w:r>
        <w:t>CaP</w:t>
      </w:r>
      <w:proofErr w:type="spellEnd"/>
      <w:r>
        <w:t>沉淀产生。</w:t>
      </w:r>
    </w:p>
    <w:p w14:paraId="0DEF6F4F" w14:textId="77777777" w:rsidR="001B5AF8" w:rsidRPr="000D0EDE" w:rsidRDefault="001B5AF8" w:rsidP="001B5AF8">
      <w:pPr>
        <w:pStyle w:val="B8"/>
        <w:rPr>
          <w:rFonts w:ascii="宋体" w:eastAsia="宋体" w:hAnsi="宋体"/>
          <w:b/>
          <w:bCs/>
        </w:rPr>
      </w:pPr>
      <w:r w:rsidRPr="00462549">
        <w:rPr>
          <w:rFonts w:ascii="宋体" w:eastAsia="宋体" w:hAnsi="宋体"/>
          <w:b/>
          <w:bCs/>
        </w:rPr>
        <w:t>CaO</w:t>
      </w:r>
      <w:r w:rsidRPr="008E44D0">
        <w:rPr>
          <w:rFonts w:ascii="宋体" w:eastAsia="宋体" w:hAnsi="宋体"/>
          <w:b/>
          <w:bCs/>
          <w:vertAlign w:val="subscript"/>
        </w:rPr>
        <w:t>2</w:t>
      </w:r>
      <w:r w:rsidRPr="00462549">
        <w:rPr>
          <w:rFonts w:ascii="宋体" w:eastAsia="宋体" w:hAnsi="宋体"/>
          <w:b/>
          <w:bCs/>
        </w:rPr>
        <w:t>/UV体系处理实际污水</w:t>
      </w:r>
      <w:r>
        <w:rPr>
          <w:rFonts w:ascii="宋体" w:eastAsia="宋体" w:hAnsi="宋体" w:hint="eastAsia"/>
          <w:b/>
          <w:bCs/>
        </w:rPr>
        <w:t>（化学镀金属工业污水）</w:t>
      </w:r>
    </w:p>
    <w:p w14:paraId="358DE711" w14:textId="77777777" w:rsidR="001B5AF8" w:rsidRDefault="001B5AF8" w:rsidP="001B5AF8">
      <w:pPr>
        <w:pStyle w:val="Bf2"/>
      </w:pPr>
      <w:r>
        <w:t>现象：污水中</w:t>
      </w:r>
      <w:r>
        <w:t>+1</w:t>
      </w:r>
      <w:r>
        <w:t>和</w:t>
      </w:r>
      <w:r>
        <w:t>+3</w:t>
      </w:r>
      <w:r>
        <w:t>价的磷以及重金属可以被</w:t>
      </w:r>
      <w:r>
        <w:t>CaO2/UV</w:t>
      </w:r>
      <w:r>
        <w:t>体系有效的去除。在</w:t>
      </w:r>
      <w:r>
        <w:t>360min</w:t>
      </w:r>
      <w:r>
        <w:t>内，总磷去除率为</w:t>
      </w:r>
      <w:r>
        <w:t>76.1%</w:t>
      </w:r>
      <w:r>
        <w:t>，次磷酸根</w:t>
      </w:r>
      <w:r>
        <w:t>+</w:t>
      </w:r>
      <w:r>
        <w:t>亚磷酸根去除率为</w:t>
      </w:r>
      <w:r>
        <w:t>78.1%</w:t>
      </w:r>
      <w:r>
        <w:t>，污水</w:t>
      </w:r>
      <w:r>
        <w:t>pH</w:t>
      </w:r>
      <w:r>
        <w:t>从</w:t>
      </w:r>
      <w:r>
        <w:t>2.2</w:t>
      </w:r>
      <w:r>
        <w:t>提升至</w:t>
      </w:r>
      <w:r>
        <w:t>8.3</w:t>
      </w:r>
      <w:r>
        <w:t>，除此之外，由于化学沉淀和</w:t>
      </w:r>
      <w:proofErr w:type="spellStart"/>
      <w:r>
        <w:t>CaP</w:t>
      </w:r>
      <w:proofErr w:type="spellEnd"/>
      <w:r>
        <w:t>共沉淀的原因，重金属也被明显去除。</w:t>
      </w:r>
    </w:p>
    <w:p w14:paraId="1FE647F3" w14:textId="77777777" w:rsidR="001B5AF8" w:rsidRDefault="001B5AF8" w:rsidP="001B5AF8">
      <w:pPr>
        <w:pStyle w:val="Bf2"/>
      </w:pPr>
      <w:r>
        <w:t>能耗：</w:t>
      </w:r>
      <w:r>
        <w:t>CaO</w:t>
      </w:r>
      <w:r w:rsidRPr="0036789D">
        <w:rPr>
          <w:vertAlign w:val="subscript"/>
        </w:rPr>
        <w:t>2</w:t>
      </w:r>
      <w:r>
        <w:t>/UV</w:t>
      </w:r>
      <w:r>
        <w:t>体系处理实际污水能耗主要来自于</w:t>
      </w:r>
      <w:r>
        <w:t>UV</w:t>
      </w:r>
      <w:r>
        <w:t>灯的电能消耗，</w:t>
      </w:r>
      <w:r>
        <w:t>CaO2/UV</w:t>
      </w:r>
      <w:r>
        <w:t>体系处理人工溶液的能耗大约为</w:t>
      </w:r>
      <w:r>
        <w:t>36 kWh/m3</w:t>
      </w:r>
      <w:r>
        <w:t>或</w:t>
      </w:r>
      <w:r>
        <w:t>1300 kWh/kg P</w:t>
      </w:r>
      <w:r>
        <w:t>（</w:t>
      </w:r>
      <w:r>
        <w:t>180min</w:t>
      </w:r>
      <w:r>
        <w:t>内，次磷酸根去除率</w:t>
      </w:r>
      <w:r>
        <w:t>87%</w:t>
      </w:r>
      <w:r>
        <w:t>），</w:t>
      </w:r>
      <w:r>
        <w:t>CaO2/UV</w:t>
      </w:r>
      <w:r>
        <w:t>体系处理实际污水的能耗大约为</w:t>
      </w:r>
      <w:r>
        <w:t>12 kWh/m3</w:t>
      </w:r>
      <w:r>
        <w:t>或</w:t>
      </w:r>
      <w:r>
        <w:t>482 kWh/kg P</w:t>
      </w:r>
      <w:r>
        <w:t>（</w:t>
      </w:r>
      <w:r>
        <w:t>60min</w:t>
      </w:r>
      <w:r>
        <w:t>内，总磷去除率</w:t>
      </w:r>
      <w:r>
        <w:t>52.3%</w:t>
      </w:r>
      <w:r>
        <w:t>）</w:t>
      </w:r>
    </w:p>
    <w:p w14:paraId="606307C6" w14:textId="77777777" w:rsidR="001B5AF8" w:rsidRDefault="001B5AF8" w:rsidP="001B5AF8">
      <w:pPr>
        <w:pStyle w:val="B8"/>
        <w:rPr>
          <w:rFonts w:ascii="宋体" w:eastAsia="宋体" w:hAnsi="宋体"/>
          <w:b/>
          <w:bCs/>
        </w:rPr>
      </w:pPr>
      <w:r>
        <w:rPr>
          <w:rFonts w:ascii="宋体" w:eastAsia="宋体" w:hAnsi="宋体" w:hint="eastAsia"/>
          <w:b/>
          <w:bCs/>
        </w:rPr>
        <w:t>创新点</w:t>
      </w:r>
    </w:p>
    <w:p w14:paraId="522E103E" w14:textId="77777777" w:rsidR="001B5AF8" w:rsidRDefault="001B5AF8" w:rsidP="001B5AF8">
      <w:pPr>
        <w:pStyle w:val="Bf2"/>
      </w:pPr>
      <w:r w:rsidRPr="000561B8">
        <w:rPr>
          <w:rFonts w:hint="eastAsia"/>
        </w:rPr>
        <w:t>1</w:t>
      </w:r>
      <w:r w:rsidRPr="000561B8">
        <w:t>.</w:t>
      </w:r>
      <w:r w:rsidRPr="000561B8">
        <w:rPr>
          <w:rFonts w:hint="eastAsia"/>
        </w:rPr>
        <w:t>将</w:t>
      </w:r>
      <w:r>
        <w:rPr>
          <w:rFonts w:hint="eastAsia"/>
        </w:rPr>
        <w:t>次磷酸根转化为</w:t>
      </w:r>
      <w:proofErr w:type="spellStart"/>
      <w:r>
        <w:rPr>
          <w:rFonts w:hint="eastAsia"/>
        </w:rPr>
        <w:t>Ca</w:t>
      </w:r>
      <w:r>
        <w:t>P</w:t>
      </w:r>
      <w:proofErr w:type="spellEnd"/>
      <w:r>
        <w:rPr>
          <w:rFonts w:hint="eastAsia"/>
        </w:rPr>
        <w:t>去除</w:t>
      </w:r>
    </w:p>
    <w:p w14:paraId="4C320825" w14:textId="77777777" w:rsidR="001B5AF8" w:rsidRDefault="001B5AF8" w:rsidP="001B5AF8">
      <w:pPr>
        <w:pStyle w:val="Bf2"/>
      </w:pPr>
      <w:r>
        <w:rPr>
          <w:rFonts w:hint="eastAsia"/>
        </w:rPr>
        <w:t>2</w:t>
      </w:r>
      <w:r>
        <w:t>.</w:t>
      </w:r>
      <w:r>
        <w:rPr>
          <w:rFonts w:hint="eastAsia"/>
        </w:rPr>
        <w:t>引入</w:t>
      </w:r>
      <w:r>
        <w:rPr>
          <w:rFonts w:hint="eastAsia"/>
        </w:rPr>
        <w:t>Ca</w:t>
      </w:r>
      <w:r>
        <w:t>O</w:t>
      </w:r>
      <w:r w:rsidRPr="000561B8">
        <w:rPr>
          <w:vertAlign w:val="subscript"/>
        </w:rPr>
        <w:t>2</w:t>
      </w:r>
      <w:proofErr w:type="gramStart"/>
      <w:r>
        <w:rPr>
          <w:rFonts w:hint="eastAsia"/>
        </w:rPr>
        <w:t>处理含次磷酸</w:t>
      </w:r>
      <w:proofErr w:type="gramEnd"/>
      <w:r>
        <w:rPr>
          <w:rFonts w:hint="eastAsia"/>
        </w:rPr>
        <w:t>根的实际工业污水</w:t>
      </w:r>
    </w:p>
    <w:p w14:paraId="366F4351" w14:textId="77777777" w:rsidR="001B5AF8" w:rsidRPr="000561B8" w:rsidRDefault="001B5AF8" w:rsidP="001B5AF8">
      <w:pPr>
        <w:pStyle w:val="Bf2"/>
      </w:pPr>
      <w:r>
        <w:t>3.</w:t>
      </w:r>
      <w:r>
        <w:rPr>
          <w:rFonts w:hint="eastAsia"/>
        </w:rPr>
        <w:t>总结论述了</w:t>
      </w:r>
      <w:r>
        <w:rPr>
          <w:rFonts w:hint="eastAsia"/>
        </w:rPr>
        <w:t>Ca</w:t>
      </w:r>
      <w:r>
        <w:t>O</w:t>
      </w:r>
      <w:r w:rsidRPr="000561B8">
        <w:rPr>
          <w:vertAlign w:val="subscript"/>
        </w:rPr>
        <w:t>2</w:t>
      </w:r>
      <w:r>
        <w:t>/UV</w:t>
      </w:r>
      <w:r>
        <w:rPr>
          <w:rFonts w:hint="eastAsia"/>
        </w:rPr>
        <w:t>体系去除次磷酸根的机理</w:t>
      </w:r>
    </w:p>
    <w:p w14:paraId="65764607" w14:textId="77777777" w:rsidR="001B5AF8" w:rsidRPr="009316A8" w:rsidRDefault="001B5AF8" w:rsidP="001B5AF8">
      <w:pPr>
        <w:pStyle w:val="B8"/>
        <w:rPr>
          <w:rFonts w:ascii="宋体" w:eastAsia="宋体" w:hAnsi="宋体"/>
          <w:b/>
          <w:bCs/>
        </w:rPr>
      </w:pPr>
      <w:r w:rsidRPr="00E42316">
        <w:rPr>
          <w:rFonts w:ascii="宋体" w:eastAsia="宋体" w:hAnsi="宋体" w:hint="eastAsia"/>
          <w:b/>
          <w:bCs/>
        </w:rPr>
        <w:t>潜在研究方向：</w:t>
      </w:r>
    </w:p>
    <w:p w14:paraId="05695EF3" w14:textId="77777777" w:rsidR="001B5AF8" w:rsidRDefault="001B5AF8" w:rsidP="001B5AF8">
      <w:pPr>
        <w:pStyle w:val="Bf2"/>
      </w:pPr>
      <w:r>
        <w:t>1.</w:t>
      </w:r>
      <w:r>
        <w:t>对回收的固体产物</w:t>
      </w:r>
      <w:r>
        <w:rPr>
          <w:rFonts w:hint="eastAsia"/>
        </w:rPr>
        <w:t>组成、</w:t>
      </w:r>
      <w:r>
        <w:t>含量进行研究，评估产物质量，可能存在的重金属污染？</w:t>
      </w:r>
    </w:p>
    <w:p w14:paraId="366C530A" w14:textId="77777777" w:rsidR="001B5AF8" w:rsidRDefault="001B5AF8" w:rsidP="001B5AF8">
      <w:pPr>
        <w:pStyle w:val="Bf2"/>
      </w:pPr>
      <w:r>
        <w:t>2.</w:t>
      </w:r>
      <w:r>
        <w:t>目前主要能耗在</w:t>
      </w:r>
      <w:r>
        <w:t>UV</w:t>
      </w:r>
      <w:r>
        <w:t>灯，能否通过间隙性开关</w:t>
      </w:r>
      <w:r>
        <w:t>UV</w:t>
      </w:r>
      <w:r>
        <w:t>灯节省能耗？对活化</w:t>
      </w:r>
      <w:r>
        <w:t>H</w:t>
      </w:r>
      <w:r w:rsidRPr="008E44D0">
        <w:rPr>
          <w:vertAlign w:val="subscript"/>
        </w:rPr>
        <w:t>2</w:t>
      </w:r>
      <w:r>
        <w:t>O</w:t>
      </w:r>
      <w:r w:rsidRPr="008E44D0">
        <w:rPr>
          <w:vertAlign w:val="subscript"/>
        </w:rPr>
        <w:t>2</w:t>
      </w:r>
      <w:r>
        <w:t>产生自由基</w:t>
      </w:r>
      <w:r>
        <w:rPr>
          <w:rFonts w:hint="eastAsia"/>
        </w:rPr>
        <w:t>会</w:t>
      </w:r>
      <w:r>
        <w:t>有什么影响？以及化学沉淀中</w:t>
      </w:r>
      <w:r>
        <w:t>H</w:t>
      </w:r>
      <w:r w:rsidRPr="008E44D0">
        <w:rPr>
          <w:vertAlign w:val="subscript"/>
        </w:rPr>
        <w:t>2</w:t>
      </w:r>
      <w:r>
        <w:t>O</w:t>
      </w:r>
      <w:r w:rsidRPr="008E44D0">
        <w:rPr>
          <w:vertAlign w:val="subscript"/>
        </w:rPr>
        <w:t>2</w:t>
      </w:r>
      <w:r>
        <w:t>产生自由基，是否与电化学沉淀中类似，存在滞后效应（电化学</w:t>
      </w:r>
      <w:proofErr w:type="gramStart"/>
      <w:r>
        <w:t>除磷中因为</w:t>
      </w:r>
      <w:proofErr w:type="gramEnd"/>
      <w:r>
        <w:t>阴极沉淀的形成，形成的沉淀对</w:t>
      </w:r>
      <w:r>
        <w:t>OH-</w:t>
      </w:r>
      <w:r>
        <w:t>的传播有滞后效应，导致即使停止施加电流，短</w:t>
      </w:r>
      <w:proofErr w:type="gramStart"/>
      <w:r>
        <w:t>时间内磷去除率</w:t>
      </w:r>
      <w:proofErr w:type="gramEnd"/>
      <w:r>
        <w:t>没有变化）？</w:t>
      </w:r>
    </w:p>
    <w:p w14:paraId="74BA7A66" w14:textId="77777777" w:rsidR="001B5AF8" w:rsidRPr="009B3399" w:rsidRDefault="001B5AF8" w:rsidP="001B5AF8">
      <w:pPr>
        <w:pStyle w:val="B8"/>
        <w:rPr>
          <w:rFonts w:ascii="宋体" w:eastAsia="宋体" w:hAnsi="宋体"/>
          <w:b/>
          <w:bCs/>
        </w:rPr>
      </w:pPr>
      <w:r w:rsidRPr="00E42316">
        <w:rPr>
          <w:rFonts w:ascii="宋体" w:eastAsia="宋体" w:hAnsi="宋体" w:hint="eastAsia"/>
          <w:b/>
          <w:bCs/>
        </w:rPr>
        <w:t>收获的基础知识：</w:t>
      </w:r>
    </w:p>
    <w:p w14:paraId="30F69E1B" w14:textId="77777777" w:rsidR="001B5AF8" w:rsidRDefault="001B5AF8" w:rsidP="001B5AF8">
      <w:pPr>
        <w:pStyle w:val="Bf2"/>
      </w:pPr>
      <w:r>
        <w:t>1.</w:t>
      </w:r>
      <w:r>
        <w:t>次磷酸盐（</w:t>
      </w:r>
      <w:r>
        <w:t>H</w:t>
      </w:r>
      <w:r w:rsidRPr="008E44D0">
        <w:rPr>
          <w:vertAlign w:val="subscript"/>
        </w:rPr>
        <w:t>2</w:t>
      </w:r>
      <w:r>
        <w:t>PO</w:t>
      </w:r>
      <w:r w:rsidRPr="008E44D0">
        <w:rPr>
          <w:vertAlign w:val="subscript"/>
        </w:rPr>
        <w:t>2</w:t>
      </w:r>
      <w:r w:rsidRPr="008E44D0">
        <w:rPr>
          <w:vertAlign w:val="superscript"/>
        </w:rPr>
        <w:t>-</w:t>
      </w:r>
      <w:r>
        <w:t>）：磷价态为＋</w:t>
      </w:r>
      <w:r>
        <w:t>1</w:t>
      </w:r>
      <w:r>
        <w:t>价；常在化学镀镍等工业中做还原剂，产生</w:t>
      </w:r>
      <w:proofErr w:type="gramStart"/>
      <w:r>
        <w:t>大量含次磷酸</w:t>
      </w:r>
      <w:proofErr w:type="gramEnd"/>
      <w:r>
        <w:t>根的工业污水；溶解度次磷酸盐＞磷酸盐</w:t>
      </w:r>
    </w:p>
    <w:p w14:paraId="001C3FD0" w14:textId="77777777" w:rsidR="001B5AF8" w:rsidRDefault="001B5AF8" w:rsidP="001B5AF8">
      <w:pPr>
        <w:pStyle w:val="Bf2"/>
      </w:pPr>
      <w:r>
        <w:t>2.</w:t>
      </w:r>
      <w:r>
        <w:t>两部法处理次</w:t>
      </w:r>
      <w:r>
        <w:t>/</w:t>
      </w:r>
      <w:r>
        <w:t>亚磷酸盐：第一步，用高级氧化法（</w:t>
      </w:r>
      <w:r>
        <w:t>AOPs</w:t>
      </w:r>
      <w:r>
        <w:t>）产生的强氧化剂或自由基，将次</w:t>
      </w:r>
      <w:r>
        <w:t>/</w:t>
      </w:r>
      <w:proofErr w:type="gramStart"/>
      <w:r>
        <w:t>亚磷酸根氧化为</w:t>
      </w:r>
      <w:proofErr w:type="gramEnd"/>
      <w:r>
        <w:t>磷酸根；第二步，将产生的磷酸根，通过既定的方法去除（即化学沉淀法）。</w:t>
      </w:r>
    </w:p>
    <w:p w14:paraId="56C8C569" w14:textId="77777777" w:rsidR="001B5AF8" w:rsidRDefault="001B5AF8" w:rsidP="001B5AF8">
      <w:pPr>
        <w:pStyle w:val="Bf2"/>
      </w:pPr>
      <w:r>
        <w:t>在处理次</w:t>
      </w:r>
      <w:r>
        <w:t>/</w:t>
      </w:r>
      <w:r>
        <w:t>亚磷酸盐污水的各种</w:t>
      </w:r>
      <w:r>
        <w:t>AOPs</w:t>
      </w:r>
      <w:r>
        <w:t>中，铁基</w:t>
      </w:r>
      <w:r>
        <w:t>AOPs(</w:t>
      </w:r>
      <w:r>
        <w:t>即</w:t>
      </w:r>
      <w:r>
        <w:t>Fenton</w:t>
      </w:r>
      <w:r>
        <w:t>或</w:t>
      </w:r>
      <w:r>
        <w:t>E-Fenton)</w:t>
      </w:r>
      <w:r>
        <w:t>脱颖而出。因为</w:t>
      </w:r>
      <w:proofErr w:type="gramStart"/>
      <w:r>
        <w:t>铁不仅</w:t>
      </w:r>
      <w:proofErr w:type="gramEnd"/>
      <w:r>
        <w:t>催化活性氧</w:t>
      </w:r>
      <w:r>
        <w:t>(ROS)</w:t>
      </w:r>
      <w:r>
        <w:t>的形成，将</w:t>
      </w:r>
      <w:proofErr w:type="gramStart"/>
      <w:r>
        <w:t>亚磷酸根氧化为</w:t>
      </w:r>
      <w:proofErr w:type="gramEnd"/>
      <w:r>
        <w:t>磷酸根，而且还与产生的磷酸根结合，形成磷酸铁</w:t>
      </w:r>
      <w:r>
        <w:t>(FePO4)</w:t>
      </w:r>
      <w:r>
        <w:t>沉淀。</w:t>
      </w:r>
    </w:p>
    <w:p w14:paraId="6F4A257C" w14:textId="77777777" w:rsidR="001B5AF8" w:rsidRDefault="001B5AF8" w:rsidP="001B5AF8">
      <w:pPr>
        <w:pStyle w:val="Bf2"/>
      </w:pPr>
      <w:r>
        <w:t>3.CaO</w:t>
      </w:r>
      <w:r w:rsidRPr="008E44D0">
        <w:rPr>
          <w:vertAlign w:val="subscript"/>
        </w:rPr>
        <w:t>2</w:t>
      </w:r>
      <w:r>
        <w:t>与水的反应式：</w:t>
      </w:r>
    </w:p>
    <w:p w14:paraId="0A8CF432" w14:textId="77777777" w:rsidR="001B5AF8" w:rsidRDefault="001B5AF8" w:rsidP="001B5AF8">
      <w:pPr>
        <w:pStyle w:val="Bf2"/>
      </w:pPr>
      <w:r>
        <w:rPr>
          <w:rFonts w:hint="eastAsia"/>
          <w:noProof/>
        </w:rPr>
        <w:drawing>
          <wp:anchor distT="0" distB="0" distL="114300" distR="114300" simplePos="0" relativeHeight="251710464" behindDoc="0" locked="0" layoutInCell="1" allowOverlap="1" wp14:anchorId="31CF0A25" wp14:editId="6EC4FB84">
            <wp:simplePos x="0" y="0"/>
            <wp:positionH relativeFrom="column">
              <wp:posOffset>251460</wp:posOffset>
            </wp:positionH>
            <wp:positionV relativeFrom="paragraph">
              <wp:posOffset>198120</wp:posOffset>
            </wp:positionV>
            <wp:extent cx="3947160" cy="266700"/>
            <wp:effectExtent l="0" t="0" r="0" b="0"/>
            <wp:wrapSquare wrapText="bothSides"/>
            <wp:docPr id="17127903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90375" name="图片 1712790375"/>
                    <pic:cNvPicPr/>
                  </pic:nvPicPr>
                  <pic:blipFill>
                    <a:blip r:embed="rId35">
                      <a:extLst>
                        <a:ext uri="{28A0092B-C50C-407E-A947-70E740481C1C}">
                          <a14:useLocalDpi xmlns:a14="http://schemas.microsoft.com/office/drawing/2010/main" val="0"/>
                        </a:ext>
                      </a:extLst>
                    </a:blip>
                    <a:stretch>
                      <a:fillRect/>
                    </a:stretch>
                  </pic:blipFill>
                  <pic:spPr>
                    <a:xfrm>
                      <a:off x="0" y="0"/>
                      <a:ext cx="3947160" cy="266700"/>
                    </a:xfrm>
                    <a:prstGeom prst="rect">
                      <a:avLst/>
                    </a:prstGeom>
                  </pic:spPr>
                </pic:pic>
              </a:graphicData>
            </a:graphic>
          </wp:anchor>
        </w:drawing>
      </w:r>
    </w:p>
    <w:p w14:paraId="5C80D63D" w14:textId="77777777" w:rsidR="001B5AF8" w:rsidRDefault="001B5AF8" w:rsidP="001B5AF8">
      <w:pPr>
        <w:pStyle w:val="Bf2"/>
      </w:pPr>
    </w:p>
    <w:p w14:paraId="55A7C537" w14:textId="77777777" w:rsidR="001B5AF8" w:rsidRDefault="001B5AF8" w:rsidP="001B5AF8">
      <w:pPr>
        <w:pStyle w:val="Bf2"/>
      </w:pPr>
      <w:r>
        <w:rPr>
          <w:noProof/>
        </w:rPr>
        <w:drawing>
          <wp:anchor distT="0" distB="0" distL="114300" distR="114300" simplePos="0" relativeHeight="251711488" behindDoc="0" locked="0" layoutInCell="1" allowOverlap="1" wp14:anchorId="15F1DB23" wp14:editId="7A707BA5">
            <wp:simplePos x="0" y="0"/>
            <wp:positionH relativeFrom="column">
              <wp:posOffset>198120</wp:posOffset>
            </wp:positionH>
            <wp:positionV relativeFrom="paragraph">
              <wp:posOffset>7620</wp:posOffset>
            </wp:positionV>
            <wp:extent cx="4114800" cy="335280"/>
            <wp:effectExtent l="0" t="0" r="0" b="7620"/>
            <wp:wrapSquare wrapText="bothSides"/>
            <wp:docPr id="15966353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35380" name="图片 1596635380"/>
                    <pic:cNvPicPr/>
                  </pic:nvPicPr>
                  <pic:blipFill>
                    <a:blip r:embed="rId36">
                      <a:extLst>
                        <a:ext uri="{28A0092B-C50C-407E-A947-70E740481C1C}">
                          <a14:useLocalDpi xmlns:a14="http://schemas.microsoft.com/office/drawing/2010/main" val="0"/>
                        </a:ext>
                      </a:extLst>
                    </a:blip>
                    <a:stretch>
                      <a:fillRect/>
                    </a:stretch>
                  </pic:blipFill>
                  <pic:spPr>
                    <a:xfrm>
                      <a:off x="0" y="0"/>
                      <a:ext cx="4114800" cy="335280"/>
                    </a:xfrm>
                    <a:prstGeom prst="rect">
                      <a:avLst/>
                    </a:prstGeom>
                  </pic:spPr>
                </pic:pic>
              </a:graphicData>
            </a:graphic>
          </wp:anchor>
        </w:drawing>
      </w:r>
    </w:p>
    <w:p w14:paraId="2045ADC4" w14:textId="77777777" w:rsidR="001B5AF8" w:rsidRDefault="001B5AF8" w:rsidP="001B5AF8">
      <w:pPr>
        <w:pStyle w:val="Bf2"/>
      </w:pPr>
    </w:p>
    <w:p w14:paraId="2C28096D" w14:textId="77777777" w:rsidR="001B5AF8" w:rsidRDefault="001B5AF8" w:rsidP="001B5AF8">
      <w:pPr>
        <w:pStyle w:val="Bf2"/>
      </w:pPr>
    </w:p>
    <w:p w14:paraId="16FE708B" w14:textId="77777777" w:rsidR="001B5AF8" w:rsidRDefault="001B5AF8" w:rsidP="001B5AF8">
      <w:pPr>
        <w:pStyle w:val="Bf2"/>
      </w:pPr>
      <w:r>
        <w:t>4.</w:t>
      </w:r>
      <w:r>
        <w:t>研究氧化机理，讨论</w:t>
      </w:r>
      <w:r>
        <w:t>OH</w:t>
      </w:r>
      <w:r>
        <w:rPr>
          <w:rFonts w:hint="eastAsia"/>
        </w:rPr>
        <w:t>·</w:t>
      </w:r>
      <w:r>
        <w:t>自由基的存在对反应的影响时，甲醇可以用来做猝灭剂。</w:t>
      </w:r>
    </w:p>
    <w:p w14:paraId="3A304516" w14:textId="77777777" w:rsidR="001B5AF8" w:rsidRDefault="001B5AF8" w:rsidP="001B5AF8">
      <w:pPr>
        <w:pStyle w:val="Bf2"/>
      </w:pPr>
      <w:r>
        <w:t>5.</w:t>
      </w:r>
      <w:r>
        <w:t>研究</w:t>
      </w:r>
      <w:r>
        <w:t>O</w:t>
      </w:r>
      <w:r w:rsidRPr="008E44D0">
        <w:rPr>
          <w:vertAlign w:val="subscript"/>
        </w:rPr>
        <w:t>2</w:t>
      </w:r>
      <w:r>
        <w:t>的存在对反应影响时，可以用</w:t>
      </w:r>
      <w:r>
        <w:t>N</w:t>
      </w:r>
      <w:r w:rsidRPr="008E44D0">
        <w:rPr>
          <w:vertAlign w:val="subscript"/>
        </w:rPr>
        <w:t>2</w:t>
      </w:r>
      <w:r>
        <w:t>喷射实验隔绝</w:t>
      </w:r>
      <w:r>
        <w:t>O</w:t>
      </w:r>
      <w:r w:rsidRPr="008E44D0">
        <w:rPr>
          <w:vertAlign w:val="subscript"/>
        </w:rPr>
        <w:t>2</w:t>
      </w:r>
      <w:r>
        <w:t>的影响。</w:t>
      </w:r>
    </w:p>
    <w:p w14:paraId="68D7267F" w14:textId="77777777" w:rsidR="001B5AF8" w:rsidRDefault="001B5AF8" w:rsidP="001B5AF8">
      <w:pPr>
        <w:pStyle w:val="Bf2"/>
      </w:pPr>
    </w:p>
    <w:p w14:paraId="20ECB73F" w14:textId="77777777" w:rsidR="001B5AF8" w:rsidRPr="00F85587" w:rsidRDefault="001B5AF8" w:rsidP="001B5AF8">
      <w:pPr>
        <w:tabs>
          <w:tab w:val="left" w:pos="864"/>
        </w:tabs>
      </w:pPr>
    </w:p>
    <w:p w14:paraId="3337FCD7" w14:textId="13EAD555" w:rsidR="00F85587" w:rsidRPr="00F85587" w:rsidRDefault="00F85587" w:rsidP="00F85587">
      <w:pPr>
        <w:tabs>
          <w:tab w:val="left" w:pos="864"/>
        </w:tabs>
      </w:pPr>
    </w:p>
    <w:sectPr w:rsidR="00F85587" w:rsidRPr="00F855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E2906" w14:textId="77777777" w:rsidR="00273790" w:rsidRDefault="00273790" w:rsidP="00233D75">
      <w:pPr>
        <w:spacing w:line="240" w:lineRule="auto"/>
      </w:pPr>
      <w:r>
        <w:separator/>
      </w:r>
    </w:p>
  </w:endnote>
  <w:endnote w:type="continuationSeparator" w:id="0">
    <w:p w14:paraId="0418A063" w14:textId="77777777" w:rsidR="00273790" w:rsidRDefault="00273790" w:rsidP="00233D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li-55">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0B98" w14:textId="77777777" w:rsidR="00273790" w:rsidRDefault="00273790" w:rsidP="00233D75">
      <w:pPr>
        <w:spacing w:line="240" w:lineRule="auto"/>
      </w:pPr>
      <w:r>
        <w:separator/>
      </w:r>
    </w:p>
  </w:footnote>
  <w:footnote w:type="continuationSeparator" w:id="0">
    <w:p w14:paraId="2C4D4F3D" w14:textId="77777777" w:rsidR="00273790" w:rsidRDefault="00273790" w:rsidP="00233D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1F04"/>
    <w:multiLevelType w:val="multilevel"/>
    <w:tmpl w:val="38A2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AC30AB"/>
    <w:multiLevelType w:val="hybridMultilevel"/>
    <w:tmpl w:val="0714DE4A"/>
    <w:lvl w:ilvl="0" w:tplc="59127A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5227502"/>
    <w:multiLevelType w:val="multilevel"/>
    <w:tmpl w:val="62CA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CB2F4F"/>
    <w:multiLevelType w:val="hybridMultilevel"/>
    <w:tmpl w:val="402ADE00"/>
    <w:lvl w:ilvl="0" w:tplc="50D0D3F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756BBB54"/>
    <w:multiLevelType w:val="singleLevel"/>
    <w:tmpl w:val="17D0D892"/>
    <w:lvl w:ilvl="0">
      <w:start w:val="1"/>
      <w:numFmt w:val="decimal"/>
      <w:pStyle w:val="B"/>
      <w:suff w:val="space"/>
      <w:lvlText w:val="[%1]"/>
      <w:lvlJc w:val="left"/>
    </w:lvl>
  </w:abstractNum>
  <w:num w:numId="1" w16cid:durableId="1971402709">
    <w:abstractNumId w:val="4"/>
  </w:num>
  <w:num w:numId="2" w16cid:durableId="1065564383">
    <w:abstractNumId w:val="1"/>
  </w:num>
  <w:num w:numId="3" w16cid:durableId="337125220">
    <w:abstractNumId w:val="3"/>
  </w:num>
  <w:num w:numId="4" w16cid:durableId="908350530">
    <w:abstractNumId w:val="0"/>
  </w:num>
  <w:num w:numId="5" w16cid:durableId="132226807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 Roger">
    <w15:presenceInfo w15:providerId="Windows Live" w15:userId="a7f734113044b9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trAwMDQ2NzA2NDc1MjRW0lEKTi0uzszPAykwrAUAOzRMBiwAAAA="/>
  </w:docVars>
  <w:rsids>
    <w:rsidRoot w:val="003F6D80"/>
    <w:rsid w:val="00000990"/>
    <w:rsid w:val="00000B44"/>
    <w:rsid w:val="00005EAE"/>
    <w:rsid w:val="0000723A"/>
    <w:rsid w:val="00014BD3"/>
    <w:rsid w:val="00015F36"/>
    <w:rsid w:val="0002116E"/>
    <w:rsid w:val="00025C10"/>
    <w:rsid w:val="0003176D"/>
    <w:rsid w:val="00031ACC"/>
    <w:rsid w:val="00047517"/>
    <w:rsid w:val="0005386C"/>
    <w:rsid w:val="000561B8"/>
    <w:rsid w:val="00060262"/>
    <w:rsid w:val="00060FC1"/>
    <w:rsid w:val="00073F2C"/>
    <w:rsid w:val="000755D6"/>
    <w:rsid w:val="00076BAC"/>
    <w:rsid w:val="00092F42"/>
    <w:rsid w:val="000A3EF9"/>
    <w:rsid w:val="000A7321"/>
    <w:rsid w:val="000C22C2"/>
    <w:rsid w:val="000C33ED"/>
    <w:rsid w:val="000C45DF"/>
    <w:rsid w:val="000D0EDE"/>
    <w:rsid w:val="000D713B"/>
    <w:rsid w:val="000E46B1"/>
    <w:rsid w:val="000F2C2F"/>
    <w:rsid w:val="000F6E4E"/>
    <w:rsid w:val="00105C04"/>
    <w:rsid w:val="001136B4"/>
    <w:rsid w:val="00121329"/>
    <w:rsid w:val="00123351"/>
    <w:rsid w:val="001254E7"/>
    <w:rsid w:val="00126BD2"/>
    <w:rsid w:val="00131EC7"/>
    <w:rsid w:val="001359B7"/>
    <w:rsid w:val="001362B5"/>
    <w:rsid w:val="001418CD"/>
    <w:rsid w:val="001562DD"/>
    <w:rsid w:val="001617F3"/>
    <w:rsid w:val="00162A95"/>
    <w:rsid w:val="0017264F"/>
    <w:rsid w:val="00176A00"/>
    <w:rsid w:val="00176ADD"/>
    <w:rsid w:val="0019680D"/>
    <w:rsid w:val="00197C58"/>
    <w:rsid w:val="001A12D8"/>
    <w:rsid w:val="001B5AF8"/>
    <w:rsid w:val="001C02B1"/>
    <w:rsid w:val="001D2549"/>
    <w:rsid w:val="001D4142"/>
    <w:rsid w:val="001E0F7A"/>
    <w:rsid w:val="001F1666"/>
    <w:rsid w:val="001F269F"/>
    <w:rsid w:val="00207670"/>
    <w:rsid w:val="00213267"/>
    <w:rsid w:val="00222EA2"/>
    <w:rsid w:val="00224322"/>
    <w:rsid w:val="00233D75"/>
    <w:rsid w:val="00240C8F"/>
    <w:rsid w:val="00243DC4"/>
    <w:rsid w:val="00247A5E"/>
    <w:rsid w:val="00252EF6"/>
    <w:rsid w:val="00273790"/>
    <w:rsid w:val="0028134A"/>
    <w:rsid w:val="0028317A"/>
    <w:rsid w:val="0028523E"/>
    <w:rsid w:val="00285BFE"/>
    <w:rsid w:val="00293ECF"/>
    <w:rsid w:val="00294679"/>
    <w:rsid w:val="002A53D7"/>
    <w:rsid w:val="002C066C"/>
    <w:rsid w:val="002E1554"/>
    <w:rsid w:val="002F198E"/>
    <w:rsid w:val="00300C02"/>
    <w:rsid w:val="00304D2E"/>
    <w:rsid w:val="00315103"/>
    <w:rsid w:val="0031517E"/>
    <w:rsid w:val="003236E8"/>
    <w:rsid w:val="0034089A"/>
    <w:rsid w:val="00342ED5"/>
    <w:rsid w:val="00343431"/>
    <w:rsid w:val="003578D4"/>
    <w:rsid w:val="0036789D"/>
    <w:rsid w:val="00375CC6"/>
    <w:rsid w:val="00383313"/>
    <w:rsid w:val="00384C92"/>
    <w:rsid w:val="0039159A"/>
    <w:rsid w:val="003B5D8B"/>
    <w:rsid w:val="003C44F3"/>
    <w:rsid w:val="003D4BBA"/>
    <w:rsid w:val="003E27E4"/>
    <w:rsid w:val="003E35D9"/>
    <w:rsid w:val="003F2C93"/>
    <w:rsid w:val="003F6D80"/>
    <w:rsid w:val="00402B57"/>
    <w:rsid w:val="00424E30"/>
    <w:rsid w:val="00425778"/>
    <w:rsid w:val="004423E1"/>
    <w:rsid w:val="00447BDE"/>
    <w:rsid w:val="0045579E"/>
    <w:rsid w:val="00462549"/>
    <w:rsid w:val="00462B17"/>
    <w:rsid w:val="004634F0"/>
    <w:rsid w:val="0046759E"/>
    <w:rsid w:val="00473ED7"/>
    <w:rsid w:val="00496824"/>
    <w:rsid w:val="004B325B"/>
    <w:rsid w:val="004B76D0"/>
    <w:rsid w:val="004C11FA"/>
    <w:rsid w:val="004C255C"/>
    <w:rsid w:val="004C4500"/>
    <w:rsid w:val="004D2FBD"/>
    <w:rsid w:val="004D76FB"/>
    <w:rsid w:val="004F1D13"/>
    <w:rsid w:val="0052296F"/>
    <w:rsid w:val="005253D5"/>
    <w:rsid w:val="00532656"/>
    <w:rsid w:val="0054261A"/>
    <w:rsid w:val="00545C47"/>
    <w:rsid w:val="005508ED"/>
    <w:rsid w:val="00566A01"/>
    <w:rsid w:val="00586936"/>
    <w:rsid w:val="00592DBF"/>
    <w:rsid w:val="005A6751"/>
    <w:rsid w:val="005B4B5A"/>
    <w:rsid w:val="005B7FC2"/>
    <w:rsid w:val="005E4985"/>
    <w:rsid w:val="006048E8"/>
    <w:rsid w:val="00620BBE"/>
    <w:rsid w:val="00620FA3"/>
    <w:rsid w:val="00626F68"/>
    <w:rsid w:val="0063120F"/>
    <w:rsid w:val="0064202D"/>
    <w:rsid w:val="006445DB"/>
    <w:rsid w:val="006450BC"/>
    <w:rsid w:val="006458AC"/>
    <w:rsid w:val="00651A8A"/>
    <w:rsid w:val="0065228C"/>
    <w:rsid w:val="00653308"/>
    <w:rsid w:val="006567D1"/>
    <w:rsid w:val="00657031"/>
    <w:rsid w:val="00670136"/>
    <w:rsid w:val="00677F72"/>
    <w:rsid w:val="006869C3"/>
    <w:rsid w:val="006879C8"/>
    <w:rsid w:val="00691C4B"/>
    <w:rsid w:val="00695D9E"/>
    <w:rsid w:val="006C4340"/>
    <w:rsid w:val="006C4FA5"/>
    <w:rsid w:val="006D00CB"/>
    <w:rsid w:val="006D0996"/>
    <w:rsid w:val="006D2867"/>
    <w:rsid w:val="006E1384"/>
    <w:rsid w:val="006E6BDB"/>
    <w:rsid w:val="006F0ED0"/>
    <w:rsid w:val="0071155C"/>
    <w:rsid w:val="007157EC"/>
    <w:rsid w:val="00717C17"/>
    <w:rsid w:val="007257F7"/>
    <w:rsid w:val="00727C8A"/>
    <w:rsid w:val="00743210"/>
    <w:rsid w:val="0074664F"/>
    <w:rsid w:val="00752CC8"/>
    <w:rsid w:val="0075726F"/>
    <w:rsid w:val="00771B58"/>
    <w:rsid w:val="00774FAA"/>
    <w:rsid w:val="00780AF7"/>
    <w:rsid w:val="007877ED"/>
    <w:rsid w:val="00796A2B"/>
    <w:rsid w:val="007974DB"/>
    <w:rsid w:val="007C3AEE"/>
    <w:rsid w:val="007D0A22"/>
    <w:rsid w:val="007D276E"/>
    <w:rsid w:val="007D2AB2"/>
    <w:rsid w:val="007E631D"/>
    <w:rsid w:val="007F5243"/>
    <w:rsid w:val="00823693"/>
    <w:rsid w:val="00825F41"/>
    <w:rsid w:val="00826F2E"/>
    <w:rsid w:val="008304C1"/>
    <w:rsid w:val="00837863"/>
    <w:rsid w:val="00853B0C"/>
    <w:rsid w:val="00874E1A"/>
    <w:rsid w:val="008A2A18"/>
    <w:rsid w:val="008A69D6"/>
    <w:rsid w:val="008B23FD"/>
    <w:rsid w:val="008C37DC"/>
    <w:rsid w:val="008C6BD1"/>
    <w:rsid w:val="008C70A3"/>
    <w:rsid w:val="008D7615"/>
    <w:rsid w:val="008E094D"/>
    <w:rsid w:val="008E44D0"/>
    <w:rsid w:val="008E4D11"/>
    <w:rsid w:val="008E67B3"/>
    <w:rsid w:val="0091168D"/>
    <w:rsid w:val="00920B0D"/>
    <w:rsid w:val="00920C84"/>
    <w:rsid w:val="009300A3"/>
    <w:rsid w:val="009302EE"/>
    <w:rsid w:val="009315C1"/>
    <w:rsid w:val="009316A8"/>
    <w:rsid w:val="00933B59"/>
    <w:rsid w:val="00935593"/>
    <w:rsid w:val="009664F7"/>
    <w:rsid w:val="00974642"/>
    <w:rsid w:val="00980A6E"/>
    <w:rsid w:val="009878ED"/>
    <w:rsid w:val="009917B4"/>
    <w:rsid w:val="00993B5D"/>
    <w:rsid w:val="0099500C"/>
    <w:rsid w:val="009A2916"/>
    <w:rsid w:val="009A5802"/>
    <w:rsid w:val="009A6793"/>
    <w:rsid w:val="009A715D"/>
    <w:rsid w:val="009B0A89"/>
    <w:rsid w:val="009B3399"/>
    <w:rsid w:val="009B50C6"/>
    <w:rsid w:val="009D2539"/>
    <w:rsid w:val="009D2701"/>
    <w:rsid w:val="009D2ED7"/>
    <w:rsid w:val="009E4B7C"/>
    <w:rsid w:val="009E58DE"/>
    <w:rsid w:val="009F5321"/>
    <w:rsid w:val="00A012B0"/>
    <w:rsid w:val="00A01FE8"/>
    <w:rsid w:val="00A1089B"/>
    <w:rsid w:val="00A1156A"/>
    <w:rsid w:val="00A11B3B"/>
    <w:rsid w:val="00A1433E"/>
    <w:rsid w:val="00A22A9D"/>
    <w:rsid w:val="00A25932"/>
    <w:rsid w:val="00A32FEF"/>
    <w:rsid w:val="00A35C4F"/>
    <w:rsid w:val="00A42330"/>
    <w:rsid w:val="00A50887"/>
    <w:rsid w:val="00A51F64"/>
    <w:rsid w:val="00A533C3"/>
    <w:rsid w:val="00A6671B"/>
    <w:rsid w:val="00A77545"/>
    <w:rsid w:val="00A96B04"/>
    <w:rsid w:val="00AA3C0A"/>
    <w:rsid w:val="00AA505C"/>
    <w:rsid w:val="00AB2C92"/>
    <w:rsid w:val="00AB6C27"/>
    <w:rsid w:val="00AC22FC"/>
    <w:rsid w:val="00AD2D93"/>
    <w:rsid w:val="00AE6D4F"/>
    <w:rsid w:val="00AE764A"/>
    <w:rsid w:val="00AF7898"/>
    <w:rsid w:val="00B03995"/>
    <w:rsid w:val="00B100C2"/>
    <w:rsid w:val="00B13C71"/>
    <w:rsid w:val="00B237C4"/>
    <w:rsid w:val="00B24DAF"/>
    <w:rsid w:val="00B31202"/>
    <w:rsid w:val="00B32085"/>
    <w:rsid w:val="00B35B87"/>
    <w:rsid w:val="00B45679"/>
    <w:rsid w:val="00B53213"/>
    <w:rsid w:val="00B55B5C"/>
    <w:rsid w:val="00B55D76"/>
    <w:rsid w:val="00B63E5E"/>
    <w:rsid w:val="00B6740C"/>
    <w:rsid w:val="00B743DD"/>
    <w:rsid w:val="00B76271"/>
    <w:rsid w:val="00B802AF"/>
    <w:rsid w:val="00B81A2A"/>
    <w:rsid w:val="00B86CA8"/>
    <w:rsid w:val="00BA2964"/>
    <w:rsid w:val="00BA2D07"/>
    <w:rsid w:val="00BA383C"/>
    <w:rsid w:val="00BC0A1C"/>
    <w:rsid w:val="00BC2039"/>
    <w:rsid w:val="00BC4093"/>
    <w:rsid w:val="00BD5E6D"/>
    <w:rsid w:val="00BF417D"/>
    <w:rsid w:val="00C01EFF"/>
    <w:rsid w:val="00C43CD7"/>
    <w:rsid w:val="00C44E04"/>
    <w:rsid w:val="00C53A46"/>
    <w:rsid w:val="00C572B9"/>
    <w:rsid w:val="00C761D4"/>
    <w:rsid w:val="00C77C85"/>
    <w:rsid w:val="00CA070C"/>
    <w:rsid w:val="00CA0A36"/>
    <w:rsid w:val="00CA62A6"/>
    <w:rsid w:val="00CB0BDA"/>
    <w:rsid w:val="00CB38D7"/>
    <w:rsid w:val="00CC6EC8"/>
    <w:rsid w:val="00CF0718"/>
    <w:rsid w:val="00CF46FE"/>
    <w:rsid w:val="00CF4B24"/>
    <w:rsid w:val="00D10126"/>
    <w:rsid w:val="00D11D55"/>
    <w:rsid w:val="00D13CD2"/>
    <w:rsid w:val="00D145E4"/>
    <w:rsid w:val="00D224F1"/>
    <w:rsid w:val="00D3178A"/>
    <w:rsid w:val="00D35940"/>
    <w:rsid w:val="00D437F5"/>
    <w:rsid w:val="00D44800"/>
    <w:rsid w:val="00D745F1"/>
    <w:rsid w:val="00D7602F"/>
    <w:rsid w:val="00D83A0A"/>
    <w:rsid w:val="00D86ED5"/>
    <w:rsid w:val="00D954D2"/>
    <w:rsid w:val="00DB0D4F"/>
    <w:rsid w:val="00DB18EA"/>
    <w:rsid w:val="00DB1BA0"/>
    <w:rsid w:val="00DB269A"/>
    <w:rsid w:val="00DB57CA"/>
    <w:rsid w:val="00DB7667"/>
    <w:rsid w:val="00DC37D3"/>
    <w:rsid w:val="00DC48A4"/>
    <w:rsid w:val="00DD22DC"/>
    <w:rsid w:val="00DE51D8"/>
    <w:rsid w:val="00DE5652"/>
    <w:rsid w:val="00DE6C7F"/>
    <w:rsid w:val="00DF6B63"/>
    <w:rsid w:val="00E16356"/>
    <w:rsid w:val="00E2413D"/>
    <w:rsid w:val="00E31FE6"/>
    <w:rsid w:val="00E3419C"/>
    <w:rsid w:val="00E42316"/>
    <w:rsid w:val="00E46BCB"/>
    <w:rsid w:val="00E63C90"/>
    <w:rsid w:val="00E8070B"/>
    <w:rsid w:val="00E83900"/>
    <w:rsid w:val="00E97D78"/>
    <w:rsid w:val="00EB217A"/>
    <w:rsid w:val="00EB3965"/>
    <w:rsid w:val="00ED08A6"/>
    <w:rsid w:val="00ED10A4"/>
    <w:rsid w:val="00ED74C7"/>
    <w:rsid w:val="00EE5F47"/>
    <w:rsid w:val="00EF05B3"/>
    <w:rsid w:val="00EF72D8"/>
    <w:rsid w:val="00F30333"/>
    <w:rsid w:val="00F30541"/>
    <w:rsid w:val="00F35EEB"/>
    <w:rsid w:val="00F53152"/>
    <w:rsid w:val="00F53A58"/>
    <w:rsid w:val="00F6489A"/>
    <w:rsid w:val="00F70E89"/>
    <w:rsid w:val="00F75C4E"/>
    <w:rsid w:val="00F77006"/>
    <w:rsid w:val="00F85587"/>
    <w:rsid w:val="00F93942"/>
    <w:rsid w:val="00FB0C71"/>
    <w:rsid w:val="00FC6479"/>
    <w:rsid w:val="00FF2BA1"/>
    <w:rsid w:val="00FF7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C0F7EE"/>
  <w15:docId w15:val="{8179082E-0149-4195-A356-F708328F7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参考文献内容"/>
    <w:qFormat/>
    <w:rsid w:val="001B5AF8"/>
    <w:pPr>
      <w:widowControl w:val="0"/>
      <w:spacing w:line="440" w:lineRule="exact"/>
      <w:jc w:val="both"/>
    </w:pPr>
    <w:rPr>
      <w:szCs w:val="21"/>
    </w:rPr>
  </w:style>
  <w:style w:type="paragraph" w:styleId="2">
    <w:name w:val="heading 2"/>
    <w:basedOn w:val="a0"/>
    <w:next w:val="a"/>
    <w:link w:val="20"/>
    <w:qFormat/>
    <w:rsid w:val="008C37DC"/>
    <w:pPr>
      <w:adjustRightInd w:val="0"/>
      <w:spacing w:line="440" w:lineRule="exact"/>
      <w:ind w:leftChars="100" w:left="100" w:rightChars="100" w:right="100"/>
      <w:jc w:val="left"/>
      <w:textAlignment w:val="baseline"/>
    </w:pPr>
    <w:rPr>
      <w:rFonts w:ascii="宋体" w:eastAsia="黑体" w:hAnsi="宋体"/>
      <w:b w:val="0"/>
      <w:bCs w:val="0"/>
      <w:kern w:val="0"/>
      <w:sz w:val="28"/>
      <w:szCs w:val="24"/>
    </w:rPr>
  </w:style>
  <w:style w:type="paragraph" w:styleId="3">
    <w:name w:val="heading 3"/>
    <w:basedOn w:val="a"/>
    <w:next w:val="a"/>
    <w:link w:val="30"/>
    <w:uiPriority w:val="9"/>
    <w:unhideWhenUsed/>
    <w:qFormat/>
    <w:rsid w:val="00E83900"/>
    <w:pPr>
      <w:keepNext/>
      <w:keepLines/>
      <w:spacing w:before="260" w:after="260" w:line="416" w:lineRule="auto"/>
      <w:outlineLvl w:val="2"/>
    </w:pPr>
    <w:rPr>
      <w:rFonts w:ascii="Times New Roman" w:eastAsia="宋体" w:hAnsi="Times New Roman" w:cs="Times New Roman"/>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8C37DC"/>
    <w:rPr>
      <w:rFonts w:ascii="宋体" w:eastAsia="黑体" w:hAnsi="宋体"/>
      <w:kern w:val="0"/>
      <w:sz w:val="28"/>
      <w:szCs w:val="24"/>
    </w:rPr>
  </w:style>
  <w:style w:type="character" w:customStyle="1" w:styleId="30">
    <w:name w:val="标题 3 字符"/>
    <w:basedOn w:val="a1"/>
    <w:link w:val="3"/>
    <w:uiPriority w:val="9"/>
    <w:rsid w:val="00E83900"/>
    <w:rPr>
      <w:rFonts w:ascii="Times New Roman" w:eastAsia="宋体" w:hAnsi="Times New Roman" w:cs="Times New Roman"/>
      <w:b/>
      <w:bCs/>
      <w:sz w:val="24"/>
      <w:szCs w:val="32"/>
    </w:rPr>
  </w:style>
  <w:style w:type="paragraph" w:styleId="a0">
    <w:name w:val="Subtitle"/>
    <w:basedOn w:val="a"/>
    <w:next w:val="a"/>
    <w:link w:val="a4"/>
    <w:uiPriority w:val="11"/>
    <w:qFormat/>
    <w:rsid w:val="008C37DC"/>
    <w:pPr>
      <w:spacing w:before="240" w:after="60" w:line="312" w:lineRule="auto"/>
      <w:jc w:val="center"/>
      <w:outlineLvl w:val="1"/>
    </w:pPr>
    <w:rPr>
      <w:b/>
      <w:bCs/>
      <w:kern w:val="28"/>
      <w:sz w:val="32"/>
      <w:szCs w:val="32"/>
    </w:rPr>
  </w:style>
  <w:style w:type="character" w:customStyle="1" w:styleId="a4">
    <w:name w:val="副标题 字符"/>
    <w:basedOn w:val="a1"/>
    <w:link w:val="a0"/>
    <w:uiPriority w:val="11"/>
    <w:rsid w:val="008C37DC"/>
    <w:rPr>
      <w:b/>
      <w:bCs/>
      <w:kern w:val="28"/>
      <w:sz w:val="32"/>
      <w:szCs w:val="32"/>
    </w:rPr>
  </w:style>
  <w:style w:type="paragraph" w:customStyle="1" w:styleId="B0">
    <w:name w:val="B表标题"/>
    <w:basedOn w:val="a"/>
    <w:link w:val="B1"/>
    <w:qFormat/>
    <w:rsid w:val="008D7615"/>
    <w:pPr>
      <w:ind w:firstLineChars="200" w:firstLine="422"/>
      <w:jc w:val="center"/>
    </w:pPr>
    <w:rPr>
      <w:rFonts w:ascii="Times New Roman" w:eastAsia="宋体" w:hAnsi="Times New Roman" w:cs="Times New Roman"/>
      <w:b/>
      <w:bCs/>
      <w:szCs w:val="28"/>
    </w:rPr>
  </w:style>
  <w:style w:type="character" w:customStyle="1" w:styleId="B1">
    <w:name w:val="B表标题 字符"/>
    <w:basedOn w:val="a1"/>
    <w:link w:val="B0"/>
    <w:rsid w:val="008D7615"/>
    <w:rPr>
      <w:rFonts w:ascii="Times New Roman" w:eastAsia="宋体" w:hAnsi="Times New Roman" w:cs="Times New Roman"/>
      <w:b/>
      <w:bCs/>
      <w:szCs w:val="28"/>
    </w:rPr>
  </w:style>
  <w:style w:type="table" w:customStyle="1" w:styleId="B2">
    <w:name w:val="B表格样式"/>
    <w:basedOn w:val="a2"/>
    <w:uiPriority w:val="99"/>
    <w:rsid w:val="008D7615"/>
    <w:rPr>
      <w:kern w:val="0"/>
      <w:sz w:val="20"/>
      <w:szCs w:val="20"/>
    </w:rPr>
    <w:tblPr/>
  </w:style>
  <w:style w:type="paragraph" w:customStyle="1" w:styleId="B3">
    <w:name w:val="B表内容"/>
    <w:basedOn w:val="a"/>
    <w:link w:val="B4"/>
    <w:qFormat/>
    <w:rsid w:val="008D7615"/>
    <w:pPr>
      <w:ind w:firstLineChars="200" w:firstLine="420"/>
      <w:jc w:val="center"/>
    </w:pPr>
    <w:rPr>
      <w:rFonts w:ascii="Times New Roman" w:eastAsia="宋体" w:hAnsi="Times New Roman" w:cs="Times New Roman"/>
      <w:bCs/>
      <w:color w:val="000000"/>
    </w:rPr>
  </w:style>
  <w:style w:type="character" w:customStyle="1" w:styleId="B4">
    <w:name w:val="B表内容 字符"/>
    <w:basedOn w:val="a1"/>
    <w:link w:val="B3"/>
    <w:rsid w:val="008D7615"/>
    <w:rPr>
      <w:rFonts w:ascii="Times New Roman" w:eastAsia="宋体" w:hAnsi="Times New Roman" w:cs="Times New Roman"/>
      <w:bCs/>
      <w:color w:val="000000"/>
      <w:szCs w:val="21"/>
    </w:rPr>
  </w:style>
  <w:style w:type="paragraph" w:customStyle="1" w:styleId="B5">
    <w:name w:val="B参考文献标题"/>
    <w:basedOn w:val="a"/>
    <w:link w:val="B6"/>
    <w:qFormat/>
    <w:rsid w:val="008D7615"/>
    <w:pPr>
      <w:widowControl/>
      <w:spacing w:beforeLines="50" w:before="156" w:afterLines="50" w:after="156"/>
      <w:jc w:val="center"/>
      <w:outlineLvl w:val="0"/>
    </w:pPr>
    <w:rPr>
      <w:rFonts w:ascii="Times New Roman" w:eastAsia="黑体" w:hAnsi="Times New Roman" w:cs="Times New Roman"/>
      <w:sz w:val="36"/>
      <w:szCs w:val="36"/>
    </w:rPr>
  </w:style>
  <w:style w:type="character" w:customStyle="1" w:styleId="B6">
    <w:name w:val="B参考文献标题 字符"/>
    <w:basedOn w:val="a1"/>
    <w:link w:val="B5"/>
    <w:rsid w:val="008D7615"/>
    <w:rPr>
      <w:rFonts w:ascii="Times New Roman" w:eastAsia="黑体" w:hAnsi="Times New Roman" w:cs="Times New Roman"/>
      <w:sz w:val="36"/>
      <w:szCs w:val="36"/>
    </w:rPr>
  </w:style>
  <w:style w:type="paragraph" w:customStyle="1" w:styleId="B">
    <w:name w:val="B参考文献内容"/>
    <w:basedOn w:val="a"/>
    <w:link w:val="B7"/>
    <w:qFormat/>
    <w:rsid w:val="008D7615"/>
    <w:pPr>
      <w:numPr>
        <w:numId w:val="1"/>
      </w:numPr>
    </w:pPr>
    <w:rPr>
      <w:rFonts w:ascii="宋体" w:eastAsia="宋体" w:hAnsi="宋体" w:cs="宋体"/>
      <w:color w:val="000000"/>
      <w:shd w:val="clear" w:color="auto" w:fill="FFFFFF"/>
    </w:rPr>
  </w:style>
  <w:style w:type="character" w:customStyle="1" w:styleId="B7">
    <w:name w:val="B参考文献内容 字符"/>
    <w:basedOn w:val="a1"/>
    <w:link w:val="B"/>
    <w:rsid w:val="008D7615"/>
    <w:rPr>
      <w:rFonts w:ascii="宋体" w:eastAsia="宋体" w:hAnsi="宋体" w:cs="宋体"/>
      <w:color w:val="000000"/>
      <w:szCs w:val="21"/>
    </w:rPr>
  </w:style>
  <w:style w:type="paragraph" w:customStyle="1" w:styleId="B8">
    <w:name w:val="B各节的二级题序及标题"/>
    <w:basedOn w:val="a5"/>
    <w:link w:val="B9"/>
    <w:qFormat/>
    <w:rsid w:val="008D7615"/>
    <w:pPr>
      <w:spacing w:beforeLines="50" w:before="156" w:afterLines="50" w:after="156"/>
      <w:ind w:leftChars="0" w:left="0"/>
      <w:jc w:val="left"/>
      <w:outlineLvl w:val="2"/>
    </w:pPr>
    <w:rPr>
      <w:rFonts w:ascii="Times New Roman" w:eastAsia="黑体" w:hAnsi="Times New Roman" w:cs="Times New Roman"/>
      <w:sz w:val="24"/>
      <w:szCs w:val="24"/>
    </w:rPr>
  </w:style>
  <w:style w:type="character" w:customStyle="1" w:styleId="B9">
    <w:name w:val="B各节的二级题序及标题 字符"/>
    <w:basedOn w:val="a6"/>
    <w:link w:val="B8"/>
    <w:rsid w:val="008D7615"/>
    <w:rPr>
      <w:rFonts w:ascii="Times New Roman" w:eastAsia="黑体" w:hAnsi="Times New Roman" w:cs="Times New Roman"/>
      <w:sz w:val="24"/>
      <w:szCs w:val="24"/>
    </w:rPr>
  </w:style>
  <w:style w:type="paragraph" w:styleId="a5">
    <w:name w:val="Body Text Indent"/>
    <w:basedOn w:val="a"/>
    <w:link w:val="a6"/>
    <w:uiPriority w:val="99"/>
    <w:semiHidden/>
    <w:unhideWhenUsed/>
    <w:rsid w:val="008D7615"/>
    <w:pPr>
      <w:spacing w:after="120"/>
      <w:ind w:leftChars="200" w:left="420"/>
    </w:pPr>
  </w:style>
  <w:style w:type="character" w:customStyle="1" w:styleId="a6">
    <w:name w:val="正文文本缩进 字符"/>
    <w:basedOn w:val="a1"/>
    <w:link w:val="a5"/>
    <w:uiPriority w:val="99"/>
    <w:semiHidden/>
    <w:rsid w:val="008D7615"/>
    <w:rPr>
      <w:szCs w:val="21"/>
    </w:rPr>
  </w:style>
  <w:style w:type="paragraph" w:customStyle="1" w:styleId="Ba">
    <w:name w:val="B各节的一级题序及标题"/>
    <w:basedOn w:val="a5"/>
    <w:link w:val="Bb"/>
    <w:qFormat/>
    <w:rsid w:val="008D7615"/>
    <w:pPr>
      <w:spacing w:beforeLines="50" w:before="156" w:afterLines="50" w:after="156"/>
      <w:ind w:leftChars="0" w:left="0"/>
      <w:jc w:val="left"/>
      <w:outlineLvl w:val="1"/>
    </w:pPr>
    <w:rPr>
      <w:rFonts w:ascii="Times New Roman" w:eastAsia="黑体" w:hAnsi="Times New Roman" w:cs="Times New Roman"/>
      <w:sz w:val="28"/>
      <w:szCs w:val="28"/>
    </w:rPr>
  </w:style>
  <w:style w:type="character" w:customStyle="1" w:styleId="Bb">
    <w:name w:val="B各节的一级题序及标题 字符"/>
    <w:basedOn w:val="a6"/>
    <w:link w:val="Ba"/>
    <w:rsid w:val="008D7615"/>
    <w:rPr>
      <w:rFonts w:ascii="Times New Roman" w:eastAsia="黑体" w:hAnsi="Times New Roman" w:cs="Times New Roman"/>
      <w:sz w:val="28"/>
      <w:szCs w:val="28"/>
    </w:rPr>
  </w:style>
  <w:style w:type="paragraph" w:customStyle="1" w:styleId="Bc">
    <w:name w:val="B各章题序及标题"/>
    <w:basedOn w:val="a5"/>
    <w:link w:val="Bd"/>
    <w:qFormat/>
    <w:rsid w:val="008D7615"/>
    <w:pPr>
      <w:spacing w:beforeLines="50" w:before="156" w:afterLines="50" w:after="156"/>
      <w:ind w:leftChars="0" w:left="0"/>
      <w:jc w:val="center"/>
      <w:outlineLvl w:val="0"/>
    </w:pPr>
    <w:rPr>
      <w:rFonts w:ascii="Times New Roman" w:eastAsia="黑体" w:hAnsi="Times New Roman" w:cs="Times New Roman"/>
      <w:sz w:val="36"/>
      <w:szCs w:val="36"/>
    </w:rPr>
  </w:style>
  <w:style w:type="character" w:customStyle="1" w:styleId="Bd">
    <w:name w:val="B各章题序及标题 字符"/>
    <w:basedOn w:val="a6"/>
    <w:link w:val="Bc"/>
    <w:rsid w:val="008D7615"/>
    <w:rPr>
      <w:rFonts w:ascii="Times New Roman" w:eastAsia="黑体" w:hAnsi="Times New Roman" w:cs="Times New Roman"/>
      <w:sz w:val="36"/>
      <w:szCs w:val="36"/>
    </w:rPr>
  </w:style>
  <w:style w:type="paragraph" w:customStyle="1" w:styleId="Be">
    <w:name w:val="B论文题目"/>
    <w:basedOn w:val="a5"/>
    <w:link w:val="Bf"/>
    <w:qFormat/>
    <w:rsid w:val="008D7615"/>
    <w:pPr>
      <w:spacing w:beforeLines="50" w:before="156" w:afterLines="50" w:after="156"/>
      <w:ind w:leftChars="0" w:left="0"/>
      <w:jc w:val="center"/>
    </w:pPr>
    <w:rPr>
      <w:rFonts w:ascii="Times New Roman" w:eastAsia="黑体" w:hAnsi="Times New Roman" w:cs="Times New Roman"/>
      <w:sz w:val="48"/>
      <w:szCs w:val="48"/>
    </w:rPr>
  </w:style>
  <w:style w:type="character" w:customStyle="1" w:styleId="Bf">
    <w:name w:val="B论文题目 字符"/>
    <w:basedOn w:val="a6"/>
    <w:link w:val="Be"/>
    <w:rsid w:val="008D7615"/>
    <w:rPr>
      <w:rFonts w:ascii="Times New Roman" w:eastAsia="黑体" w:hAnsi="Times New Roman" w:cs="Times New Roman"/>
      <w:sz w:val="48"/>
      <w:szCs w:val="48"/>
    </w:rPr>
  </w:style>
  <w:style w:type="paragraph" w:customStyle="1" w:styleId="Bf0">
    <w:name w:val="B图标题"/>
    <w:basedOn w:val="a"/>
    <w:link w:val="Bf1"/>
    <w:qFormat/>
    <w:rsid w:val="008D7615"/>
    <w:pPr>
      <w:jc w:val="center"/>
    </w:pPr>
    <w:rPr>
      <w:rFonts w:ascii="Times New Roman" w:eastAsia="宋体" w:hAnsi="Times New Roman" w:cs="宋体"/>
      <w:b/>
      <w:bCs/>
      <w:szCs w:val="28"/>
    </w:rPr>
  </w:style>
  <w:style w:type="character" w:customStyle="1" w:styleId="Bf1">
    <w:name w:val="B图标题 字符"/>
    <w:basedOn w:val="a1"/>
    <w:link w:val="Bf0"/>
    <w:rsid w:val="008D7615"/>
    <w:rPr>
      <w:rFonts w:ascii="Times New Roman" w:eastAsia="宋体" w:hAnsi="Times New Roman" w:cs="宋体"/>
      <w:b/>
      <w:bCs/>
      <w:szCs w:val="28"/>
    </w:rPr>
  </w:style>
  <w:style w:type="paragraph" w:customStyle="1" w:styleId="Bf2">
    <w:name w:val="B正文"/>
    <w:basedOn w:val="a5"/>
    <w:link w:val="Bf3"/>
    <w:qFormat/>
    <w:rsid w:val="008D7615"/>
    <w:pPr>
      <w:spacing w:after="0"/>
      <w:ind w:leftChars="0" w:left="0" w:firstLineChars="200" w:firstLine="480"/>
    </w:pPr>
    <w:rPr>
      <w:rFonts w:ascii="Times New Roman" w:eastAsia="宋体" w:hAnsi="Times New Roman" w:cs="Times New Roman"/>
      <w:sz w:val="24"/>
      <w:szCs w:val="24"/>
    </w:rPr>
  </w:style>
  <w:style w:type="character" w:customStyle="1" w:styleId="Bf3">
    <w:name w:val="B正文 字符"/>
    <w:basedOn w:val="a6"/>
    <w:link w:val="Bf2"/>
    <w:rsid w:val="008D7615"/>
    <w:rPr>
      <w:rFonts w:ascii="Times New Roman" w:eastAsia="宋体" w:hAnsi="Times New Roman" w:cs="Times New Roman"/>
      <w:sz w:val="24"/>
      <w:szCs w:val="24"/>
    </w:rPr>
  </w:style>
  <w:style w:type="paragraph" w:styleId="a7">
    <w:name w:val="Normal (Web)"/>
    <w:basedOn w:val="a"/>
    <w:uiPriority w:val="99"/>
    <w:unhideWhenUsed/>
    <w:rsid w:val="001418CD"/>
    <w:pPr>
      <w:widowControl/>
      <w:spacing w:before="100" w:beforeAutospacing="1" w:after="100" w:afterAutospacing="1" w:line="240" w:lineRule="auto"/>
      <w:jc w:val="left"/>
    </w:pPr>
    <w:rPr>
      <w:rFonts w:ascii="宋体" w:eastAsia="宋体" w:hAnsi="宋体" w:cs="宋体"/>
      <w:kern w:val="0"/>
      <w:sz w:val="24"/>
      <w:szCs w:val="24"/>
    </w:rPr>
  </w:style>
  <w:style w:type="paragraph" w:styleId="a8">
    <w:name w:val="header"/>
    <w:basedOn w:val="a"/>
    <w:link w:val="a9"/>
    <w:uiPriority w:val="99"/>
    <w:unhideWhenUsed/>
    <w:rsid w:val="00233D75"/>
    <w:pPr>
      <w:tabs>
        <w:tab w:val="center" w:pos="4153"/>
        <w:tab w:val="right" w:pos="8306"/>
      </w:tabs>
      <w:snapToGrid w:val="0"/>
      <w:spacing w:line="240" w:lineRule="atLeast"/>
      <w:jc w:val="center"/>
    </w:pPr>
    <w:rPr>
      <w:sz w:val="18"/>
      <w:szCs w:val="18"/>
    </w:rPr>
  </w:style>
  <w:style w:type="character" w:customStyle="1" w:styleId="a9">
    <w:name w:val="页眉 字符"/>
    <w:basedOn w:val="a1"/>
    <w:link w:val="a8"/>
    <w:uiPriority w:val="99"/>
    <w:rsid w:val="00233D75"/>
    <w:rPr>
      <w:sz w:val="18"/>
      <w:szCs w:val="18"/>
    </w:rPr>
  </w:style>
  <w:style w:type="paragraph" w:styleId="aa">
    <w:name w:val="footer"/>
    <w:basedOn w:val="a"/>
    <w:link w:val="ab"/>
    <w:uiPriority w:val="99"/>
    <w:unhideWhenUsed/>
    <w:rsid w:val="00233D75"/>
    <w:pPr>
      <w:tabs>
        <w:tab w:val="center" w:pos="4153"/>
        <w:tab w:val="right" w:pos="8306"/>
      </w:tabs>
      <w:snapToGrid w:val="0"/>
      <w:spacing w:line="240" w:lineRule="atLeast"/>
      <w:jc w:val="left"/>
    </w:pPr>
    <w:rPr>
      <w:sz w:val="18"/>
      <w:szCs w:val="18"/>
    </w:rPr>
  </w:style>
  <w:style w:type="character" w:customStyle="1" w:styleId="ab">
    <w:name w:val="页脚 字符"/>
    <w:basedOn w:val="a1"/>
    <w:link w:val="aa"/>
    <w:uiPriority w:val="99"/>
    <w:rsid w:val="00233D75"/>
    <w:rPr>
      <w:sz w:val="18"/>
      <w:szCs w:val="18"/>
    </w:rPr>
  </w:style>
  <w:style w:type="character" w:styleId="ac">
    <w:name w:val="Hyperlink"/>
    <w:basedOn w:val="a1"/>
    <w:uiPriority w:val="99"/>
    <w:semiHidden/>
    <w:unhideWhenUsed/>
    <w:rsid w:val="000C33ED"/>
    <w:rPr>
      <w:color w:val="0000FF"/>
      <w:u w:val="single"/>
    </w:rPr>
  </w:style>
  <w:style w:type="character" w:styleId="ad">
    <w:name w:val="Emphasis"/>
    <w:basedOn w:val="a1"/>
    <w:uiPriority w:val="20"/>
    <w:qFormat/>
    <w:rsid w:val="009E58DE"/>
    <w:rPr>
      <w:i/>
      <w:iCs/>
    </w:rPr>
  </w:style>
  <w:style w:type="character" w:styleId="ae">
    <w:name w:val="Strong"/>
    <w:basedOn w:val="a1"/>
    <w:uiPriority w:val="22"/>
    <w:qFormat/>
    <w:rsid w:val="009E58DE"/>
    <w:rPr>
      <w:b/>
      <w:bCs/>
    </w:rPr>
  </w:style>
  <w:style w:type="paragraph" w:styleId="af">
    <w:name w:val="Revision"/>
    <w:hidden/>
    <w:uiPriority w:val="99"/>
    <w:semiHidden/>
    <w:rsid w:val="00670136"/>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7798">
      <w:bodyDiv w:val="1"/>
      <w:marLeft w:val="0"/>
      <w:marRight w:val="0"/>
      <w:marTop w:val="0"/>
      <w:marBottom w:val="0"/>
      <w:divBdr>
        <w:top w:val="none" w:sz="0" w:space="0" w:color="auto"/>
        <w:left w:val="none" w:sz="0" w:space="0" w:color="auto"/>
        <w:bottom w:val="none" w:sz="0" w:space="0" w:color="auto"/>
        <w:right w:val="none" w:sz="0" w:space="0" w:color="auto"/>
      </w:divBdr>
    </w:div>
    <w:div w:id="27919098">
      <w:bodyDiv w:val="1"/>
      <w:marLeft w:val="0"/>
      <w:marRight w:val="0"/>
      <w:marTop w:val="0"/>
      <w:marBottom w:val="0"/>
      <w:divBdr>
        <w:top w:val="none" w:sz="0" w:space="0" w:color="auto"/>
        <w:left w:val="none" w:sz="0" w:space="0" w:color="auto"/>
        <w:bottom w:val="none" w:sz="0" w:space="0" w:color="auto"/>
        <w:right w:val="none" w:sz="0" w:space="0" w:color="auto"/>
      </w:divBdr>
    </w:div>
    <w:div w:id="62997630">
      <w:bodyDiv w:val="1"/>
      <w:marLeft w:val="0"/>
      <w:marRight w:val="0"/>
      <w:marTop w:val="0"/>
      <w:marBottom w:val="0"/>
      <w:divBdr>
        <w:top w:val="none" w:sz="0" w:space="0" w:color="auto"/>
        <w:left w:val="none" w:sz="0" w:space="0" w:color="auto"/>
        <w:bottom w:val="none" w:sz="0" w:space="0" w:color="auto"/>
        <w:right w:val="none" w:sz="0" w:space="0" w:color="auto"/>
      </w:divBdr>
    </w:div>
    <w:div w:id="109016793">
      <w:bodyDiv w:val="1"/>
      <w:marLeft w:val="0"/>
      <w:marRight w:val="0"/>
      <w:marTop w:val="0"/>
      <w:marBottom w:val="0"/>
      <w:divBdr>
        <w:top w:val="none" w:sz="0" w:space="0" w:color="auto"/>
        <w:left w:val="none" w:sz="0" w:space="0" w:color="auto"/>
        <w:bottom w:val="none" w:sz="0" w:space="0" w:color="auto"/>
        <w:right w:val="none" w:sz="0" w:space="0" w:color="auto"/>
      </w:divBdr>
    </w:div>
    <w:div w:id="120537585">
      <w:bodyDiv w:val="1"/>
      <w:marLeft w:val="0"/>
      <w:marRight w:val="0"/>
      <w:marTop w:val="0"/>
      <w:marBottom w:val="0"/>
      <w:divBdr>
        <w:top w:val="none" w:sz="0" w:space="0" w:color="auto"/>
        <w:left w:val="none" w:sz="0" w:space="0" w:color="auto"/>
        <w:bottom w:val="none" w:sz="0" w:space="0" w:color="auto"/>
        <w:right w:val="none" w:sz="0" w:space="0" w:color="auto"/>
      </w:divBdr>
    </w:div>
    <w:div w:id="129371953">
      <w:bodyDiv w:val="1"/>
      <w:marLeft w:val="0"/>
      <w:marRight w:val="0"/>
      <w:marTop w:val="0"/>
      <w:marBottom w:val="0"/>
      <w:divBdr>
        <w:top w:val="none" w:sz="0" w:space="0" w:color="auto"/>
        <w:left w:val="none" w:sz="0" w:space="0" w:color="auto"/>
        <w:bottom w:val="none" w:sz="0" w:space="0" w:color="auto"/>
        <w:right w:val="none" w:sz="0" w:space="0" w:color="auto"/>
      </w:divBdr>
    </w:div>
    <w:div w:id="131794546">
      <w:bodyDiv w:val="1"/>
      <w:marLeft w:val="0"/>
      <w:marRight w:val="0"/>
      <w:marTop w:val="0"/>
      <w:marBottom w:val="0"/>
      <w:divBdr>
        <w:top w:val="none" w:sz="0" w:space="0" w:color="auto"/>
        <w:left w:val="none" w:sz="0" w:space="0" w:color="auto"/>
        <w:bottom w:val="none" w:sz="0" w:space="0" w:color="auto"/>
        <w:right w:val="none" w:sz="0" w:space="0" w:color="auto"/>
      </w:divBdr>
    </w:div>
    <w:div w:id="154492715">
      <w:bodyDiv w:val="1"/>
      <w:marLeft w:val="0"/>
      <w:marRight w:val="0"/>
      <w:marTop w:val="0"/>
      <w:marBottom w:val="0"/>
      <w:divBdr>
        <w:top w:val="none" w:sz="0" w:space="0" w:color="auto"/>
        <w:left w:val="none" w:sz="0" w:space="0" w:color="auto"/>
        <w:bottom w:val="none" w:sz="0" w:space="0" w:color="auto"/>
        <w:right w:val="none" w:sz="0" w:space="0" w:color="auto"/>
      </w:divBdr>
    </w:div>
    <w:div w:id="166331305">
      <w:bodyDiv w:val="1"/>
      <w:marLeft w:val="0"/>
      <w:marRight w:val="0"/>
      <w:marTop w:val="0"/>
      <w:marBottom w:val="0"/>
      <w:divBdr>
        <w:top w:val="none" w:sz="0" w:space="0" w:color="auto"/>
        <w:left w:val="none" w:sz="0" w:space="0" w:color="auto"/>
        <w:bottom w:val="none" w:sz="0" w:space="0" w:color="auto"/>
        <w:right w:val="none" w:sz="0" w:space="0" w:color="auto"/>
      </w:divBdr>
    </w:div>
    <w:div w:id="196704193">
      <w:bodyDiv w:val="1"/>
      <w:marLeft w:val="0"/>
      <w:marRight w:val="0"/>
      <w:marTop w:val="0"/>
      <w:marBottom w:val="0"/>
      <w:divBdr>
        <w:top w:val="none" w:sz="0" w:space="0" w:color="auto"/>
        <w:left w:val="none" w:sz="0" w:space="0" w:color="auto"/>
        <w:bottom w:val="none" w:sz="0" w:space="0" w:color="auto"/>
        <w:right w:val="none" w:sz="0" w:space="0" w:color="auto"/>
      </w:divBdr>
    </w:div>
    <w:div w:id="210775539">
      <w:bodyDiv w:val="1"/>
      <w:marLeft w:val="0"/>
      <w:marRight w:val="0"/>
      <w:marTop w:val="0"/>
      <w:marBottom w:val="0"/>
      <w:divBdr>
        <w:top w:val="none" w:sz="0" w:space="0" w:color="auto"/>
        <w:left w:val="none" w:sz="0" w:space="0" w:color="auto"/>
        <w:bottom w:val="none" w:sz="0" w:space="0" w:color="auto"/>
        <w:right w:val="none" w:sz="0" w:space="0" w:color="auto"/>
      </w:divBdr>
    </w:div>
    <w:div w:id="221411989">
      <w:bodyDiv w:val="1"/>
      <w:marLeft w:val="0"/>
      <w:marRight w:val="0"/>
      <w:marTop w:val="0"/>
      <w:marBottom w:val="0"/>
      <w:divBdr>
        <w:top w:val="none" w:sz="0" w:space="0" w:color="auto"/>
        <w:left w:val="none" w:sz="0" w:space="0" w:color="auto"/>
        <w:bottom w:val="none" w:sz="0" w:space="0" w:color="auto"/>
        <w:right w:val="none" w:sz="0" w:space="0" w:color="auto"/>
      </w:divBdr>
    </w:div>
    <w:div w:id="228924030">
      <w:bodyDiv w:val="1"/>
      <w:marLeft w:val="0"/>
      <w:marRight w:val="0"/>
      <w:marTop w:val="0"/>
      <w:marBottom w:val="0"/>
      <w:divBdr>
        <w:top w:val="none" w:sz="0" w:space="0" w:color="auto"/>
        <w:left w:val="none" w:sz="0" w:space="0" w:color="auto"/>
        <w:bottom w:val="none" w:sz="0" w:space="0" w:color="auto"/>
        <w:right w:val="none" w:sz="0" w:space="0" w:color="auto"/>
      </w:divBdr>
    </w:div>
    <w:div w:id="243295556">
      <w:bodyDiv w:val="1"/>
      <w:marLeft w:val="0"/>
      <w:marRight w:val="0"/>
      <w:marTop w:val="0"/>
      <w:marBottom w:val="0"/>
      <w:divBdr>
        <w:top w:val="none" w:sz="0" w:space="0" w:color="auto"/>
        <w:left w:val="none" w:sz="0" w:space="0" w:color="auto"/>
        <w:bottom w:val="none" w:sz="0" w:space="0" w:color="auto"/>
        <w:right w:val="none" w:sz="0" w:space="0" w:color="auto"/>
      </w:divBdr>
    </w:div>
    <w:div w:id="244076268">
      <w:bodyDiv w:val="1"/>
      <w:marLeft w:val="0"/>
      <w:marRight w:val="0"/>
      <w:marTop w:val="0"/>
      <w:marBottom w:val="0"/>
      <w:divBdr>
        <w:top w:val="none" w:sz="0" w:space="0" w:color="auto"/>
        <w:left w:val="none" w:sz="0" w:space="0" w:color="auto"/>
        <w:bottom w:val="none" w:sz="0" w:space="0" w:color="auto"/>
        <w:right w:val="none" w:sz="0" w:space="0" w:color="auto"/>
      </w:divBdr>
    </w:div>
    <w:div w:id="268969189">
      <w:bodyDiv w:val="1"/>
      <w:marLeft w:val="0"/>
      <w:marRight w:val="0"/>
      <w:marTop w:val="0"/>
      <w:marBottom w:val="0"/>
      <w:divBdr>
        <w:top w:val="none" w:sz="0" w:space="0" w:color="auto"/>
        <w:left w:val="none" w:sz="0" w:space="0" w:color="auto"/>
        <w:bottom w:val="none" w:sz="0" w:space="0" w:color="auto"/>
        <w:right w:val="none" w:sz="0" w:space="0" w:color="auto"/>
      </w:divBdr>
    </w:div>
    <w:div w:id="287513949">
      <w:bodyDiv w:val="1"/>
      <w:marLeft w:val="0"/>
      <w:marRight w:val="0"/>
      <w:marTop w:val="0"/>
      <w:marBottom w:val="0"/>
      <w:divBdr>
        <w:top w:val="none" w:sz="0" w:space="0" w:color="auto"/>
        <w:left w:val="none" w:sz="0" w:space="0" w:color="auto"/>
        <w:bottom w:val="none" w:sz="0" w:space="0" w:color="auto"/>
        <w:right w:val="none" w:sz="0" w:space="0" w:color="auto"/>
      </w:divBdr>
    </w:div>
    <w:div w:id="306476513">
      <w:bodyDiv w:val="1"/>
      <w:marLeft w:val="0"/>
      <w:marRight w:val="0"/>
      <w:marTop w:val="0"/>
      <w:marBottom w:val="0"/>
      <w:divBdr>
        <w:top w:val="none" w:sz="0" w:space="0" w:color="auto"/>
        <w:left w:val="none" w:sz="0" w:space="0" w:color="auto"/>
        <w:bottom w:val="none" w:sz="0" w:space="0" w:color="auto"/>
        <w:right w:val="none" w:sz="0" w:space="0" w:color="auto"/>
      </w:divBdr>
    </w:div>
    <w:div w:id="310595530">
      <w:bodyDiv w:val="1"/>
      <w:marLeft w:val="0"/>
      <w:marRight w:val="0"/>
      <w:marTop w:val="0"/>
      <w:marBottom w:val="0"/>
      <w:divBdr>
        <w:top w:val="none" w:sz="0" w:space="0" w:color="auto"/>
        <w:left w:val="none" w:sz="0" w:space="0" w:color="auto"/>
        <w:bottom w:val="none" w:sz="0" w:space="0" w:color="auto"/>
        <w:right w:val="none" w:sz="0" w:space="0" w:color="auto"/>
      </w:divBdr>
    </w:div>
    <w:div w:id="318729450">
      <w:bodyDiv w:val="1"/>
      <w:marLeft w:val="0"/>
      <w:marRight w:val="0"/>
      <w:marTop w:val="0"/>
      <w:marBottom w:val="0"/>
      <w:divBdr>
        <w:top w:val="none" w:sz="0" w:space="0" w:color="auto"/>
        <w:left w:val="none" w:sz="0" w:space="0" w:color="auto"/>
        <w:bottom w:val="none" w:sz="0" w:space="0" w:color="auto"/>
        <w:right w:val="none" w:sz="0" w:space="0" w:color="auto"/>
      </w:divBdr>
    </w:div>
    <w:div w:id="329649705">
      <w:bodyDiv w:val="1"/>
      <w:marLeft w:val="0"/>
      <w:marRight w:val="0"/>
      <w:marTop w:val="0"/>
      <w:marBottom w:val="0"/>
      <w:divBdr>
        <w:top w:val="none" w:sz="0" w:space="0" w:color="auto"/>
        <w:left w:val="none" w:sz="0" w:space="0" w:color="auto"/>
        <w:bottom w:val="none" w:sz="0" w:space="0" w:color="auto"/>
        <w:right w:val="none" w:sz="0" w:space="0" w:color="auto"/>
      </w:divBdr>
    </w:div>
    <w:div w:id="348603994">
      <w:bodyDiv w:val="1"/>
      <w:marLeft w:val="0"/>
      <w:marRight w:val="0"/>
      <w:marTop w:val="0"/>
      <w:marBottom w:val="0"/>
      <w:divBdr>
        <w:top w:val="none" w:sz="0" w:space="0" w:color="auto"/>
        <w:left w:val="none" w:sz="0" w:space="0" w:color="auto"/>
        <w:bottom w:val="none" w:sz="0" w:space="0" w:color="auto"/>
        <w:right w:val="none" w:sz="0" w:space="0" w:color="auto"/>
      </w:divBdr>
    </w:div>
    <w:div w:id="358823294">
      <w:bodyDiv w:val="1"/>
      <w:marLeft w:val="0"/>
      <w:marRight w:val="0"/>
      <w:marTop w:val="0"/>
      <w:marBottom w:val="0"/>
      <w:divBdr>
        <w:top w:val="none" w:sz="0" w:space="0" w:color="auto"/>
        <w:left w:val="none" w:sz="0" w:space="0" w:color="auto"/>
        <w:bottom w:val="none" w:sz="0" w:space="0" w:color="auto"/>
        <w:right w:val="none" w:sz="0" w:space="0" w:color="auto"/>
      </w:divBdr>
    </w:div>
    <w:div w:id="367922682">
      <w:bodyDiv w:val="1"/>
      <w:marLeft w:val="0"/>
      <w:marRight w:val="0"/>
      <w:marTop w:val="0"/>
      <w:marBottom w:val="0"/>
      <w:divBdr>
        <w:top w:val="none" w:sz="0" w:space="0" w:color="auto"/>
        <w:left w:val="none" w:sz="0" w:space="0" w:color="auto"/>
        <w:bottom w:val="none" w:sz="0" w:space="0" w:color="auto"/>
        <w:right w:val="none" w:sz="0" w:space="0" w:color="auto"/>
      </w:divBdr>
    </w:div>
    <w:div w:id="375006589">
      <w:bodyDiv w:val="1"/>
      <w:marLeft w:val="0"/>
      <w:marRight w:val="0"/>
      <w:marTop w:val="0"/>
      <w:marBottom w:val="0"/>
      <w:divBdr>
        <w:top w:val="none" w:sz="0" w:space="0" w:color="auto"/>
        <w:left w:val="none" w:sz="0" w:space="0" w:color="auto"/>
        <w:bottom w:val="none" w:sz="0" w:space="0" w:color="auto"/>
        <w:right w:val="none" w:sz="0" w:space="0" w:color="auto"/>
      </w:divBdr>
    </w:div>
    <w:div w:id="375391994">
      <w:bodyDiv w:val="1"/>
      <w:marLeft w:val="0"/>
      <w:marRight w:val="0"/>
      <w:marTop w:val="0"/>
      <w:marBottom w:val="0"/>
      <w:divBdr>
        <w:top w:val="none" w:sz="0" w:space="0" w:color="auto"/>
        <w:left w:val="none" w:sz="0" w:space="0" w:color="auto"/>
        <w:bottom w:val="none" w:sz="0" w:space="0" w:color="auto"/>
        <w:right w:val="none" w:sz="0" w:space="0" w:color="auto"/>
      </w:divBdr>
    </w:div>
    <w:div w:id="392045616">
      <w:bodyDiv w:val="1"/>
      <w:marLeft w:val="0"/>
      <w:marRight w:val="0"/>
      <w:marTop w:val="0"/>
      <w:marBottom w:val="0"/>
      <w:divBdr>
        <w:top w:val="none" w:sz="0" w:space="0" w:color="auto"/>
        <w:left w:val="none" w:sz="0" w:space="0" w:color="auto"/>
        <w:bottom w:val="none" w:sz="0" w:space="0" w:color="auto"/>
        <w:right w:val="none" w:sz="0" w:space="0" w:color="auto"/>
      </w:divBdr>
    </w:div>
    <w:div w:id="401610752">
      <w:bodyDiv w:val="1"/>
      <w:marLeft w:val="0"/>
      <w:marRight w:val="0"/>
      <w:marTop w:val="0"/>
      <w:marBottom w:val="0"/>
      <w:divBdr>
        <w:top w:val="none" w:sz="0" w:space="0" w:color="auto"/>
        <w:left w:val="none" w:sz="0" w:space="0" w:color="auto"/>
        <w:bottom w:val="none" w:sz="0" w:space="0" w:color="auto"/>
        <w:right w:val="none" w:sz="0" w:space="0" w:color="auto"/>
      </w:divBdr>
    </w:div>
    <w:div w:id="412095198">
      <w:bodyDiv w:val="1"/>
      <w:marLeft w:val="0"/>
      <w:marRight w:val="0"/>
      <w:marTop w:val="0"/>
      <w:marBottom w:val="0"/>
      <w:divBdr>
        <w:top w:val="none" w:sz="0" w:space="0" w:color="auto"/>
        <w:left w:val="none" w:sz="0" w:space="0" w:color="auto"/>
        <w:bottom w:val="none" w:sz="0" w:space="0" w:color="auto"/>
        <w:right w:val="none" w:sz="0" w:space="0" w:color="auto"/>
      </w:divBdr>
    </w:div>
    <w:div w:id="412899528">
      <w:bodyDiv w:val="1"/>
      <w:marLeft w:val="0"/>
      <w:marRight w:val="0"/>
      <w:marTop w:val="0"/>
      <w:marBottom w:val="0"/>
      <w:divBdr>
        <w:top w:val="none" w:sz="0" w:space="0" w:color="auto"/>
        <w:left w:val="none" w:sz="0" w:space="0" w:color="auto"/>
        <w:bottom w:val="none" w:sz="0" w:space="0" w:color="auto"/>
        <w:right w:val="none" w:sz="0" w:space="0" w:color="auto"/>
      </w:divBdr>
    </w:div>
    <w:div w:id="416487929">
      <w:bodyDiv w:val="1"/>
      <w:marLeft w:val="0"/>
      <w:marRight w:val="0"/>
      <w:marTop w:val="0"/>
      <w:marBottom w:val="0"/>
      <w:divBdr>
        <w:top w:val="none" w:sz="0" w:space="0" w:color="auto"/>
        <w:left w:val="none" w:sz="0" w:space="0" w:color="auto"/>
        <w:bottom w:val="none" w:sz="0" w:space="0" w:color="auto"/>
        <w:right w:val="none" w:sz="0" w:space="0" w:color="auto"/>
      </w:divBdr>
    </w:div>
    <w:div w:id="419571835">
      <w:bodyDiv w:val="1"/>
      <w:marLeft w:val="0"/>
      <w:marRight w:val="0"/>
      <w:marTop w:val="0"/>
      <w:marBottom w:val="0"/>
      <w:divBdr>
        <w:top w:val="none" w:sz="0" w:space="0" w:color="auto"/>
        <w:left w:val="none" w:sz="0" w:space="0" w:color="auto"/>
        <w:bottom w:val="none" w:sz="0" w:space="0" w:color="auto"/>
        <w:right w:val="none" w:sz="0" w:space="0" w:color="auto"/>
      </w:divBdr>
    </w:div>
    <w:div w:id="430012255">
      <w:bodyDiv w:val="1"/>
      <w:marLeft w:val="0"/>
      <w:marRight w:val="0"/>
      <w:marTop w:val="0"/>
      <w:marBottom w:val="0"/>
      <w:divBdr>
        <w:top w:val="none" w:sz="0" w:space="0" w:color="auto"/>
        <w:left w:val="none" w:sz="0" w:space="0" w:color="auto"/>
        <w:bottom w:val="none" w:sz="0" w:space="0" w:color="auto"/>
        <w:right w:val="none" w:sz="0" w:space="0" w:color="auto"/>
      </w:divBdr>
    </w:div>
    <w:div w:id="436367002">
      <w:bodyDiv w:val="1"/>
      <w:marLeft w:val="0"/>
      <w:marRight w:val="0"/>
      <w:marTop w:val="0"/>
      <w:marBottom w:val="0"/>
      <w:divBdr>
        <w:top w:val="none" w:sz="0" w:space="0" w:color="auto"/>
        <w:left w:val="none" w:sz="0" w:space="0" w:color="auto"/>
        <w:bottom w:val="none" w:sz="0" w:space="0" w:color="auto"/>
        <w:right w:val="none" w:sz="0" w:space="0" w:color="auto"/>
      </w:divBdr>
    </w:div>
    <w:div w:id="437530653">
      <w:bodyDiv w:val="1"/>
      <w:marLeft w:val="0"/>
      <w:marRight w:val="0"/>
      <w:marTop w:val="0"/>
      <w:marBottom w:val="0"/>
      <w:divBdr>
        <w:top w:val="none" w:sz="0" w:space="0" w:color="auto"/>
        <w:left w:val="none" w:sz="0" w:space="0" w:color="auto"/>
        <w:bottom w:val="none" w:sz="0" w:space="0" w:color="auto"/>
        <w:right w:val="none" w:sz="0" w:space="0" w:color="auto"/>
      </w:divBdr>
    </w:div>
    <w:div w:id="453062865">
      <w:bodyDiv w:val="1"/>
      <w:marLeft w:val="0"/>
      <w:marRight w:val="0"/>
      <w:marTop w:val="0"/>
      <w:marBottom w:val="0"/>
      <w:divBdr>
        <w:top w:val="none" w:sz="0" w:space="0" w:color="auto"/>
        <w:left w:val="none" w:sz="0" w:space="0" w:color="auto"/>
        <w:bottom w:val="none" w:sz="0" w:space="0" w:color="auto"/>
        <w:right w:val="none" w:sz="0" w:space="0" w:color="auto"/>
      </w:divBdr>
    </w:div>
    <w:div w:id="473179012">
      <w:bodyDiv w:val="1"/>
      <w:marLeft w:val="0"/>
      <w:marRight w:val="0"/>
      <w:marTop w:val="0"/>
      <w:marBottom w:val="0"/>
      <w:divBdr>
        <w:top w:val="none" w:sz="0" w:space="0" w:color="auto"/>
        <w:left w:val="none" w:sz="0" w:space="0" w:color="auto"/>
        <w:bottom w:val="none" w:sz="0" w:space="0" w:color="auto"/>
        <w:right w:val="none" w:sz="0" w:space="0" w:color="auto"/>
      </w:divBdr>
    </w:div>
    <w:div w:id="499005208">
      <w:bodyDiv w:val="1"/>
      <w:marLeft w:val="0"/>
      <w:marRight w:val="0"/>
      <w:marTop w:val="0"/>
      <w:marBottom w:val="0"/>
      <w:divBdr>
        <w:top w:val="none" w:sz="0" w:space="0" w:color="auto"/>
        <w:left w:val="none" w:sz="0" w:space="0" w:color="auto"/>
        <w:bottom w:val="none" w:sz="0" w:space="0" w:color="auto"/>
        <w:right w:val="none" w:sz="0" w:space="0" w:color="auto"/>
      </w:divBdr>
    </w:div>
    <w:div w:id="501042070">
      <w:bodyDiv w:val="1"/>
      <w:marLeft w:val="0"/>
      <w:marRight w:val="0"/>
      <w:marTop w:val="0"/>
      <w:marBottom w:val="0"/>
      <w:divBdr>
        <w:top w:val="none" w:sz="0" w:space="0" w:color="auto"/>
        <w:left w:val="none" w:sz="0" w:space="0" w:color="auto"/>
        <w:bottom w:val="none" w:sz="0" w:space="0" w:color="auto"/>
        <w:right w:val="none" w:sz="0" w:space="0" w:color="auto"/>
      </w:divBdr>
    </w:div>
    <w:div w:id="507329066">
      <w:bodyDiv w:val="1"/>
      <w:marLeft w:val="0"/>
      <w:marRight w:val="0"/>
      <w:marTop w:val="0"/>
      <w:marBottom w:val="0"/>
      <w:divBdr>
        <w:top w:val="none" w:sz="0" w:space="0" w:color="auto"/>
        <w:left w:val="none" w:sz="0" w:space="0" w:color="auto"/>
        <w:bottom w:val="none" w:sz="0" w:space="0" w:color="auto"/>
        <w:right w:val="none" w:sz="0" w:space="0" w:color="auto"/>
      </w:divBdr>
    </w:div>
    <w:div w:id="514732096">
      <w:bodyDiv w:val="1"/>
      <w:marLeft w:val="0"/>
      <w:marRight w:val="0"/>
      <w:marTop w:val="0"/>
      <w:marBottom w:val="0"/>
      <w:divBdr>
        <w:top w:val="none" w:sz="0" w:space="0" w:color="auto"/>
        <w:left w:val="none" w:sz="0" w:space="0" w:color="auto"/>
        <w:bottom w:val="none" w:sz="0" w:space="0" w:color="auto"/>
        <w:right w:val="none" w:sz="0" w:space="0" w:color="auto"/>
      </w:divBdr>
    </w:div>
    <w:div w:id="563830306">
      <w:bodyDiv w:val="1"/>
      <w:marLeft w:val="0"/>
      <w:marRight w:val="0"/>
      <w:marTop w:val="0"/>
      <w:marBottom w:val="0"/>
      <w:divBdr>
        <w:top w:val="none" w:sz="0" w:space="0" w:color="auto"/>
        <w:left w:val="none" w:sz="0" w:space="0" w:color="auto"/>
        <w:bottom w:val="none" w:sz="0" w:space="0" w:color="auto"/>
        <w:right w:val="none" w:sz="0" w:space="0" w:color="auto"/>
      </w:divBdr>
    </w:div>
    <w:div w:id="566568931">
      <w:bodyDiv w:val="1"/>
      <w:marLeft w:val="0"/>
      <w:marRight w:val="0"/>
      <w:marTop w:val="0"/>
      <w:marBottom w:val="0"/>
      <w:divBdr>
        <w:top w:val="none" w:sz="0" w:space="0" w:color="auto"/>
        <w:left w:val="none" w:sz="0" w:space="0" w:color="auto"/>
        <w:bottom w:val="none" w:sz="0" w:space="0" w:color="auto"/>
        <w:right w:val="none" w:sz="0" w:space="0" w:color="auto"/>
      </w:divBdr>
    </w:div>
    <w:div w:id="575045239">
      <w:bodyDiv w:val="1"/>
      <w:marLeft w:val="0"/>
      <w:marRight w:val="0"/>
      <w:marTop w:val="0"/>
      <w:marBottom w:val="0"/>
      <w:divBdr>
        <w:top w:val="none" w:sz="0" w:space="0" w:color="auto"/>
        <w:left w:val="none" w:sz="0" w:space="0" w:color="auto"/>
        <w:bottom w:val="none" w:sz="0" w:space="0" w:color="auto"/>
        <w:right w:val="none" w:sz="0" w:space="0" w:color="auto"/>
      </w:divBdr>
    </w:div>
    <w:div w:id="591740530">
      <w:bodyDiv w:val="1"/>
      <w:marLeft w:val="0"/>
      <w:marRight w:val="0"/>
      <w:marTop w:val="0"/>
      <w:marBottom w:val="0"/>
      <w:divBdr>
        <w:top w:val="none" w:sz="0" w:space="0" w:color="auto"/>
        <w:left w:val="none" w:sz="0" w:space="0" w:color="auto"/>
        <w:bottom w:val="none" w:sz="0" w:space="0" w:color="auto"/>
        <w:right w:val="none" w:sz="0" w:space="0" w:color="auto"/>
      </w:divBdr>
    </w:div>
    <w:div w:id="613753039">
      <w:bodyDiv w:val="1"/>
      <w:marLeft w:val="0"/>
      <w:marRight w:val="0"/>
      <w:marTop w:val="0"/>
      <w:marBottom w:val="0"/>
      <w:divBdr>
        <w:top w:val="none" w:sz="0" w:space="0" w:color="auto"/>
        <w:left w:val="none" w:sz="0" w:space="0" w:color="auto"/>
        <w:bottom w:val="none" w:sz="0" w:space="0" w:color="auto"/>
        <w:right w:val="none" w:sz="0" w:space="0" w:color="auto"/>
      </w:divBdr>
    </w:div>
    <w:div w:id="644548961">
      <w:bodyDiv w:val="1"/>
      <w:marLeft w:val="0"/>
      <w:marRight w:val="0"/>
      <w:marTop w:val="0"/>
      <w:marBottom w:val="0"/>
      <w:divBdr>
        <w:top w:val="none" w:sz="0" w:space="0" w:color="auto"/>
        <w:left w:val="none" w:sz="0" w:space="0" w:color="auto"/>
        <w:bottom w:val="none" w:sz="0" w:space="0" w:color="auto"/>
        <w:right w:val="none" w:sz="0" w:space="0" w:color="auto"/>
      </w:divBdr>
    </w:div>
    <w:div w:id="663819417">
      <w:bodyDiv w:val="1"/>
      <w:marLeft w:val="0"/>
      <w:marRight w:val="0"/>
      <w:marTop w:val="0"/>
      <w:marBottom w:val="0"/>
      <w:divBdr>
        <w:top w:val="none" w:sz="0" w:space="0" w:color="auto"/>
        <w:left w:val="none" w:sz="0" w:space="0" w:color="auto"/>
        <w:bottom w:val="none" w:sz="0" w:space="0" w:color="auto"/>
        <w:right w:val="none" w:sz="0" w:space="0" w:color="auto"/>
      </w:divBdr>
    </w:div>
    <w:div w:id="680275019">
      <w:bodyDiv w:val="1"/>
      <w:marLeft w:val="0"/>
      <w:marRight w:val="0"/>
      <w:marTop w:val="0"/>
      <w:marBottom w:val="0"/>
      <w:divBdr>
        <w:top w:val="none" w:sz="0" w:space="0" w:color="auto"/>
        <w:left w:val="none" w:sz="0" w:space="0" w:color="auto"/>
        <w:bottom w:val="none" w:sz="0" w:space="0" w:color="auto"/>
        <w:right w:val="none" w:sz="0" w:space="0" w:color="auto"/>
      </w:divBdr>
    </w:div>
    <w:div w:id="686516012">
      <w:bodyDiv w:val="1"/>
      <w:marLeft w:val="0"/>
      <w:marRight w:val="0"/>
      <w:marTop w:val="0"/>
      <w:marBottom w:val="0"/>
      <w:divBdr>
        <w:top w:val="none" w:sz="0" w:space="0" w:color="auto"/>
        <w:left w:val="none" w:sz="0" w:space="0" w:color="auto"/>
        <w:bottom w:val="none" w:sz="0" w:space="0" w:color="auto"/>
        <w:right w:val="none" w:sz="0" w:space="0" w:color="auto"/>
      </w:divBdr>
    </w:div>
    <w:div w:id="687484868">
      <w:bodyDiv w:val="1"/>
      <w:marLeft w:val="0"/>
      <w:marRight w:val="0"/>
      <w:marTop w:val="0"/>
      <w:marBottom w:val="0"/>
      <w:divBdr>
        <w:top w:val="none" w:sz="0" w:space="0" w:color="auto"/>
        <w:left w:val="none" w:sz="0" w:space="0" w:color="auto"/>
        <w:bottom w:val="none" w:sz="0" w:space="0" w:color="auto"/>
        <w:right w:val="none" w:sz="0" w:space="0" w:color="auto"/>
      </w:divBdr>
    </w:div>
    <w:div w:id="700978301">
      <w:bodyDiv w:val="1"/>
      <w:marLeft w:val="0"/>
      <w:marRight w:val="0"/>
      <w:marTop w:val="0"/>
      <w:marBottom w:val="0"/>
      <w:divBdr>
        <w:top w:val="none" w:sz="0" w:space="0" w:color="auto"/>
        <w:left w:val="none" w:sz="0" w:space="0" w:color="auto"/>
        <w:bottom w:val="none" w:sz="0" w:space="0" w:color="auto"/>
        <w:right w:val="none" w:sz="0" w:space="0" w:color="auto"/>
      </w:divBdr>
    </w:div>
    <w:div w:id="703209613">
      <w:bodyDiv w:val="1"/>
      <w:marLeft w:val="0"/>
      <w:marRight w:val="0"/>
      <w:marTop w:val="0"/>
      <w:marBottom w:val="0"/>
      <w:divBdr>
        <w:top w:val="none" w:sz="0" w:space="0" w:color="auto"/>
        <w:left w:val="none" w:sz="0" w:space="0" w:color="auto"/>
        <w:bottom w:val="none" w:sz="0" w:space="0" w:color="auto"/>
        <w:right w:val="none" w:sz="0" w:space="0" w:color="auto"/>
      </w:divBdr>
    </w:div>
    <w:div w:id="724375171">
      <w:bodyDiv w:val="1"/>
      <w:marLeft w:val="0"/>
      <w:marRight w:val="0"/>
      <w:marTop w:val="0"/>
      <w:marBottom w:val="0"/>
      <w:divBdr>
        <w:top w:val="none" w:sz="0" w:space="0" w:color="auto"/>
        <w:left w:val="none" w:sz="0" w:space="0" w:color="auto"/>
        <w:bottom w:val="none" w:sz="0" w:space="0" w:color="auto"/>
        <w:right w:val="none" w:sz="0" w:space="0" w:color="auto"/>
      </w:divBdr>
    </w:div>
    <w:div w:id="726417541">
      <w:bodyDiv w:val="1"/>
      <w:marLeft w:val="0"/>
      <w:marRight w:val="0"/>
      <w:marTop w:val="0"/>
      <w:marBottom w:val="0"/>
      <w:divBdr>
        <w:top w:val="none" w:sz="0" w:space="0" w:color="auto"/>
        <w:left w:val="none" w:sz="0" w:space="0" w:color="auto"/>
        <w:bottom w:val="none" w:sz="0" w:space="0" w:color="auto"/>
        <w:right w:val="none" w:sz="0" w:space="0" w:color="auto"/>
      </w:divBdr>
    </w:div>
    <w:div w:id="728260874">
      <w:bodyDiv w:val="1"/>
      <w:marLeft w:val="0"/>
      <w:marRight w:val="0"/>
      <w:marTop w:val="0"/>
      <w:marBottom w:val="0"/>
      <w:divBdr>
        <w:top w:val="none" w:sz="0" w:space="0" w:color="auto"/>
        <w:left w:val="none" w:sz="0" w:space="0" w:color="auto"/>
        <w:bottom w:val="none" w:sz="0" w:space="0" w:color="auto"/>
        <w:right w:val="none" w:sz="0" w:space="0" w:color="auto"/>
      </w:divBdr>
    </w:div>
    <w:div w:id="729965547">
      <w:bodyDiv w:val="1"/>
      <w:marLeft w:val="0"/>
      <w:marRight w:val="0"/>
      <w:marTop w:val="0"/>
      <w:marBottom w:val="0"/>
      <w:divBdr>
        <w:top w:val="none" w:sz="0" w:space="0" w:color="auto"/>
        <w:left w:val="none" w:sz="0" w:space="0" w:color="auto"/>
        <w:bottom w:val="none" w:sz="0" w:space="0" w:color="auto"/>
        <w:right w:val="none" w:sz="0" w:space="0" w:color="auto"/>
      </w:divBdr>
    </w:div>
    <w:div w:id="731932423">
      <w:bodyDiv w:val="1"/>
      <w:marLeft w:val="0"/>
      <w:marRight w:val="0"/>
      <w:marTop w:val="0"/>
      <w:marBottom w:val="0"/>
      <w:divBdr>
        <w:top w:val="none" w:sz="0" w:space="0" w:color="auto"/>
        <w:left w:val="none" w:sz="0" w:space="0" w:color="auto"/>
        <w:bottom w:val="none" w:sz="0" w:space="0" w:color="auto"/>
        <w:right w:val="none" w:sz="0" w:space="0" w:color="auto"/>
      </w:divBdr>
    </w:div>
    <w:div w:id="737822782">
      <w:bodyDiv w:val="1"/>
      <w:marLeft w:val="0"/>
      <w:marRight w:val="0"/>
      <w:marTop w:val="0"/>
      <w:marBottom w:val="0"/>
      <w:divBdr>
        <w:top w:val="none" w:sz="0" w:space="0" w:color="auto"/>
        <w:left w:val="none" w:sz="0" w:space="0" w:color="auto"/>
        <w:bottom w:val="none" w:sz="0" w:space="0" w:color="auto"/>
        <w:right w:val="none" w:sz="0" w:space="0" w:color="auto"/>
      </w:divBdr>
    </w:div>
    <w:div w:id="753740208">
      <w:bodyDiv w:val="1"/>
      <w:marLeft w:val="0"/>
      <w:marRight w:val="0"/>
      <w:marTop w:val="0"/>
      <w:marBottom w:val="0"/>
      <w:divBdr>
        <w:top w:val="none" w:sz="0" w:space="0" w:color="auto"/>
        <w:left w:val="none" w:sz="0" w:space="0" w:color="auto"/>
        <w:bottom w:val="none" w:sz="0" w:space="0" w:color="auto"/>
        <w:right w:val="none" w:sz="0" w:space="0" w:color="auto"/>
      </w:divBdr>
    </w:div>
    <w:div w:id="775757394">
      <w:bodyDiv w:val="1"/>
      <w:marLeft w:val="0"/>
      <w:marRight w:val="0"/>
      <w:marTop w:val="0"/>
      <w:marBottom w:val="0"/>
      <w:divBdr>
        <w:top w:val="none" w:sz="0" w:space="0" w:color="auto"/>
        <w:left w:val="none" w:sz="0" w:space="0" w:color="auto"/>
        <w:bottom w:val="none" w:sz="0" w:space="0" w:color="auto"/>
        <w:right w:val="none" w:sz="0" w:space="0" w:color="auto"/>
      </w:divBdr>
    </w:div>
    <w:div w:id="785348130">
      <w:bodyDiv w:val="1"/>
      <w:marLeft w:val="0"/>
      <w:marRight w:val="0"/>
      <w:marTop w:val="0"/>
      <w:marBottom w:val="0"/>
      <w:divBdr>
        <w:top w:val="none" w:sz="0" w:space="0" w:color="auto"/>
        <w:left w:val="none" w:sz="0" w:space="0" w:color="auto"/>
        <w:bottom w:val="none" w:sz="0" w:space="0" w:color="auto"/>
        <w:right w:val="none" w:sz="0" w:space="0" w:color="auto"/>
      </w:divBdr>
    </w:div>
    <w:div w:id="797529220">
      <w:bodyDiv w:val="1"/>
      <w:marLeft w:val="0"/>
      <w:marRight w:val="0"/>
      <w:marTop w:val="0"/>
      <w:marBottom w:val="0"/>
      <w:divBdr>
        <w:top w:val="none" w:sz="0" w:space="0" w:color="auto"/>
        <w:left w:val="none" w:sz="0" w:space="0" w:color="auto"/>
        <w:bottom w:val="none" w:sz="0" w:space="0" w:color="auto"/>
        <w:right w:val="none" w:sz="0" w:space="0" w:color="auto"/>
      </w:divBdr>
    </w:div>
    <w:div w:id="820198125">
      <w:bodyDiv w:val="1"/>
      <w:marLeft w:val="0"/>
      <w:marRight w:val="0"/>
      <w:marTop w:val="0"/>
      <w:marBottom w:val="0"/>
      <w:divBdr>
        <w:top w:val="none" w:sz="0" w:space="0" w:color="auto"/>
        <w:left w:val="none" w:sz="0" w:space="0" w:color="auto"/>
        <w:bottom w:val="none" w:sz="0" w:space="0" w:color="auto"/>
        <w:right w:val="none" w:sz="0" w:space="0" w:color="auto"/>
      </w:divBdr>
    </w:div>
    <w:div w:id="868880814">
      <w:bodyDiv w:val="1"/>
      <w:marLeft w:val="0"/>
      <w:marRight w:val="0"/>
      <w:marTop w:val="0"/>
      <w:marBottom w:val="0"/>
      <w:divBdr>
        <w:top w:val="none" w:sz="0" w:space="0" w:color="auto"/>
        <w:left w:val="none" w:sz="0" w:space="0" w:color="auto"/>
        <w:bottom w:val="none" w:sz="0" w:space="0" w:color="auto"/>
        <w:right w:val="none" w:sz="0" w:space="0" w:color="auto"/>
      </w:divBdr>
    </w:div>
    <w:div w:id="883709908">
      <w:bodyDiv w:val="1"/>
      <w:marLeft w:val="0"/>
      <w:marRight w:val="0"/>
      <w:marTop w:val="0"/>
      <w:marBottom w:val="0"/>
      <w:divBdr>
        <w:top w:val="none" w:sz="0" w:space="0" w:color="auto"/>
        <w:left w:val="none" w:sz="0" w:space="0" w:color="auto"/>
        <w:bottom w:val="none" w:sz="0" w:space="0" w:color="auto"/>
        <w:right w:val="none" w:sz="0" w:space="0" w:color="auto"/>
      </w:divBdr>
    </w:div>
    <w:div w:id="888419065">
      <w:bodyDiv w:val="1"/>
      <w:marLeft w:val="0"/>
      <w:marRight w:val="0"/>
      <w:marTop w:val="0"/>
      <w:marBottom w:val="0"/>
      <w:divBdr>
        <w:top w:val="none" w:sz="0" w:space="0" w:color="auto"/>
        <w:left w:val="none" w:sz="0" w:space="0" w:color="auto"/>
        <w:bottom w:val="none" w:sz="0" w:space="0" w:color="auto"/>
        <w:right w:val="none" w:sz="0" w:space="0" w:color="auto"/>
      </w:divBdr>
    </w:div>
    <w:div w:id="899709392">
      <w:bodyDiv w:val="1"/>
      <w:marLeft w:val="0"/>
      <w:marRight w:val="0"/>
      <w:marTop w:val="0"/>
      <w:marBottom w:val="0"/>
      <w:divBdr>
        <w:top w:val="none" w:sz="0" w:space="0" w:color="auto"/>
        <w:left w:val="none" w:sz="0" w:space="0" w:color="auto"/>
        <w:bottom w:val="none" w:sz="0" w:space="0" w:color="auto"/>
        <w:right w:val="none" w:sz="0" w:space="0" w:color="auto"/>
      </w:divBdr>
    </w:div>
    <w:div w:id="909266198">
      <w:bodyDiv w:val="1"/>
      <w:marLeft w:val="0"/>
      <w:marRight w:val="0"/>
      <w:marTop w:val="0"/>
      <w:marBottom w:val="0"/>
      <w:divBdr>
        <w:top w:val="none" w:sz="0" w:space="0" w:color="auto"/>
        <w:left w:val="none" w:sz="0" w:space="0" w:color="auto"/>
        <w:bottom w:val="none" w:sz="0" w:space="0" w:color="auto"/>
        <w:right w:val="none" w:sz="0" w:space="0" w:color="auto"/>
      </w:divBdr>
    </w:div>
    <w:div w:id="909802395">
      <w:bodyDiv w:val="1"/>
      <w:marLeft w:val="0"/>
      <w:marRight w:val="0"/>
      <w:marTop w:val="0"/>
      <w:marBottom w:val="0"/>
      <w:divBdr>
        <w:top w:val="none" w:sz="0" w:space="0" w:color="auto"/>
        <w:left w:val="none" w:sz="0" w:space="0" w:color="auto"/>
        <w:bottom w:val="none" w:sz="0" w:space="0" w:color="auto"/>
        <w:right w:val="none" w:sz="0" w:space="0" w:color="auto"/>
      </w:divBdr>
    </w:div>
    <w:div w:id="938685341">
      <w:bodyDiv w:val="1"/>
      <w:marLeft w:val="0"/>
      <w:marRight w:val="0"/>
      <w:marTop w:val="0"/>
      <w:marBottom w:val="0"/>
      <w:divBdr>
        <w:top w:val="none" w:sz="0" w:space="0" w:color="auto"/>
        <w:left w:val="none" w:sz="0" w:space="0" w:color="auto"/>
        <w:bottom w:val="none" w:sz="0" w:space="0" w:color="auto"/>
        <w:right w:val="none" w:sz="0" w:space="0" w:color="auto"/>
      </w:divBdr>
    </w:div>
    <w:div w:id="945499556">
      <w:bodyDiv w:val="1"/>
      <w:marLeft w:val="0"/>
      <w:marRight w:val="0"/>
      <w:marTop w:val="0"/>
      <w:marBottom w:val="0"/>
      <w:divBdr>
        <w:top w:val="none" w:sz="0" w:space="0" w:color="auto"/>
        <w:left w:val="none" w:sz="0" w:space="0" w:color="auto"/>
        <w:bottom w:val="none" w:sz="0" w:space="0" w:color="auto"/>
        <w:right w:val="none" w:sz="0" w:space="0" w:color="auto"/>
      </w:divBdr>
    </w:div>
    <w:div w:id="947353389">
      <w:bodyDiv w:val="1"/>
      <w:marLeft w:val="0"/>
      <w:marRight w:val="0"/>
      <w:marTop w:val="0"/>
      <w:marBottom w:val="0"/>
      <w:divBdr>
        <w:top w:val="none" w:sz="0" w:space="0" w:color="auto"/>
        <w:left w:val="none" w:sz="0" w:space="0" w:color="auto"/>
        <w:bottom w:val="none" w:sz="0" w:space="0" w:color="auto"/>
        <w:right w:val="none" w:sz="0" w:space="0" w:color="auto"/>
      </w:divBdr>
    </w:div>
    <w:div w:id="978339780">
      <w:bodyDiv w:val="1"/>
      <w:marLeft w:val="0"/>
      <w:marRight w:val="0"/>
      <w:marTop w:val="0"/>
      <w:marBottom w:val="0"/>
      <w:divBdr>
        <w:top w:val="none" w:sz="0" w:space="0" w:color="auto"/>
        <w:left w:val="none" w:sz="0" w:space="0" w:color="auto"/>
        <w:bottom w:val="none" w:sz="0" w:space="0" w:color="auto"/>
        <w:right w:val="none" w:sz="0" w:space="0" w:color="auto"/>
      </w:divBdr>
    </w:div>
    <w:div w:id="986203593">
      <w:bodyDiv w:val="1"/>
      <w:marLeft w:val="0"/>
      <w:marRight w:val="0"/>
      <w:marTop w:val="0"/>
      <w:marBottom w:val="0"/>
      <w:divBdr>
        <w:top w:val="none" w:sz="0" w:space="0" w:color="auto"/>
        <w:left w:val="none" w:sz="0" w:space="0" w:color="auto"/>
        <w:bottom w:val="none" w:sz="0" w:space="0" w:color="auto"/>
        <w:right w:val="none" w:sz="0" w:space="0" w:color="auto"/>
      </w:divBdr>
    </w:div>
    <w:div w:id="992022221">
      <w:bodyDiv w:val="1"/>
      <w:marLeft w:val="0"/>
      <w:marRight w:val="0"/>
      <w:marTop w:val="0"/>
      <w:marBottom w:val="0"/>
      <w:divBdr>
        <w:top w:val="none" w:sz="0" w:space="0" w:color="auto"/>
        <w:left w:val="none" w:sz="0" w:space="0" w:color="auto"/>
        <w:bottom w:val="none" w:sz="0" w:space="0" w:color="auto"/>
        <w:right w:val="none" w:sz="0" w:space="0" w:color="auto"/>
      </w:divBdr>
    </w:div>
    <w:div w:id="993338864">
      <w:bodyDiv w:val="1"/>
      <w:marLeft w:val="0"/>
      <w:marRight w:val="0"/>
      <w:marTop w:val="0"/>
      <w:marBottom w:val="0"/>
      <w:divBdr>
        <w:top w:val="none" w:sz="0" w:space="0" w:color="auto"/>
        <w:left w:val="none" w:sz="0" w:space="0" w:color="auto"/>
        <w:bottom w:val="none" w:sz="0" w:space="0" w:color="auto"/>
        <w:right w:val="none" w:sz="0" w:space="0" w:color="auto"/>
      </w:divBdr>
    </w:div>
    <w:div w:id="1007903431">
      <w:bodyDiv w:val="1"/>
      <w:marLeft w:val="0"/>
      <w:marRight w:val="0"/>
      <w:marTop w:val="0"/>
      <w:marBottom w:val="0"/>
      <w:divBdr>
        <w:top w:val="none" w:sz="0" w:space="0" w:color="auto"/>
        <w:left w:val="none" w:sz="0" w:space="0" w:color="auto"/>
        <w:bottom w:val="none" w:sz="0" w:space="0" w:color="auto"/>
        <w:right w:val="none" w:sz="0" w:space="0" w:color="auto"/>
      </w:divBdr>
    </w:div>
    <w:div w:id="1015958892">
      <w:bodyDiv w:val="1"/>
      <w:marLeft w:val="0"/>
      <w:marRight w:val="0"/>
      <w:marTop w:val="0"/>
      <w:marBottom w:val="0"/>
      <w:divBdr>
        <w:top w:val="none" w:sz="0" w:space="0" w:color="auto"/>
        <w:left w:val="none" w:sz="0" w:space="0" w:color="auto"/>
        <w:bottom w:val="none" w:sz="0" w:space="0" w:color="auto"/>
        <w:right w:val="none" w:sz="0" w:space="0" w:color="auto"/>
      </w:divBdr>
    </w:div>
    <w:div w:id="1017662364">
      <w:bodyDiv w:val="1"/>
      <w:marLeft w:val="0"/>
      <w:marRight w:val="0"/>
      <w:marTop w:val="0"/>
      <w:marBottom w:val="0"/>
      <w:divBdr>
        <w:top w:val="none" w:sz="0" w:space="0" w:color="auto"/>
        <w:left w:val="none" w:sz="0" w:space="0" w:color="auto"/>
        <w:bottom w:val="none" w:sz="0" w:space="0" w:color="auto"/>
        <w:right w:val="none" w:sz="0" w:space="0" w:color="auto"/>
      </w:divBdr>
    </w:div>
    <w:div w:id="1044908789">
      <w:bodyDiv w:val="1"/>
      <w:marLeft w:val="0"/>
      <w:marRight w:val="0"/>
      <w:marTop w:val="0"/>
      <w:marBottom w:val="0"/>
      <w:divBdr>
        <w:top w:val="none" w:sz="0" w:space="0" w:color="auto"/>
        <w:left w:val="none" w:sz="0" w:space="0" w:color="auto"/>
        <w:bottom w:val="none" w:sz="0" w:space="0" w:color="auto"/>
        <w:right w:val="none" w:sz="0" w:space="0" w:color="auto"/>
      </w:divBdr>
    </w:div>
    <w:div w:id="1076320970">
      <w:bodyDiv w:val="1"/>
      <w:marLeft w:val="0"/>
      <w:marRight w:val="0"/>
      <w:marTop w:val="0"/>
      <w:marBottom w:val="0"/>
      <w:divBdr>
        <w:top w:val="none" w:sz="0" w:space="0" w:color="auto"/>
        <w:left w:val="none" w:sz="0" w:space="0" w:color="auto"/>
        <w:bottom w:val="none" w:sz="0" w:space="0" w:color="auto"/>
        <w:right w:val="none" w:sz="0" w:space="0" w:color="auto"/>
      </w:divBdr>
    </w:div>
    <w:div w:id="1092044703">
      <w:bodyDiv w:val="1"/>
      <w:marLeft w:val="0"/>
      <w:marRight w:val="0"/>
      <w:marTop w:val="0"/>
      <w:marBottom w:val="0"/>
      <w:divBdr>
        <w:top w:val="none" w:sz="0" w:space="0" w:color="auto"/>
        <w:left w:val="none" w:sz="0" w:space="0" w:color="auto"/>
        <w:bottom w:val="none" w:sz="0" w:space="0" w:color="auto"/>
        <w:right w:val="none" w:sz="0" w:space="0" w:color="auto"/>
      </w:divBdr>
    </w:div>
    <w:div w:id="1113594371">
      <w:bodyDiv w:val="1"/>
      <w:marLeft w:val="0"/>
      <w:marRight w:val="0"/>
      <w:marTop w:val="0"/>
      <w:marBottom w:val="0"/>
      <w:divBdr>
        <w:top w:val="none" w:sz="0" w:space="0" w:color="auto"/>
        <w:left w:val="none" w:sz="0" w:space="0" w:color="auto"/>
        <w:bottom w:val="none" w:sz="0" w:space="0" w:color="auto"/>
        <w:right w:val="none" w:sz="0" w:space="0" w:color="auto"/>
      </w:divBdr>
    </w:div>
    <w:div w:id="1157847325">
      <w:bodyDiv w:val="1"/>
      <w:marLeft w:val="0"/>
      <w:marRight w:val="0"/>
      <w:marTop w:val="0"/>
      <w:marBottom w:val="0"/>
      <w:divBdr>
        <w:top w:val="none" w:sz="0" w:space="0" w:color="auto"/>
        <w:left w:val="none" w:sz="0" w:space="0" w:color="auto"/>
        <w:bottom w:val="none" w:sz="0" w:space="0" w:color="auto"/>
        <w:right w:val="none" w:sz="0" w:space="0" w:color="auto"/>
      </w:divBdr>
    </w:div>
    <w:div w:id="1167480859">
      <w:bodyDiv w:val="1"/>
      <w:marLeft w:val="0"/>
      <w:marRight w:val="0"/>
      <w:marTop w:val="0"/>
      <w:marBottom w:val="0"/>
      <w:divBdr>
        <w:top w:val="none" w:sz="0" w:space="0" w:color="auto"/>
        <w:left w:val="none" w:sz="0" w:space="0" w:color="auto"/>
        <w:bottom w:val="none" w:sz="0" w:space="0" w:color="auto"/>
        <w:right w:val="none" w:sz="0" w:space="0" w:color="auto"/>
      </w:divBdr>
    </w:div>
    <w:div w:id="1170102503">
      <w:bodyDiv w:val="1"/>
      <w:marLeft w:val="0"/>
      <w:marRight w:val="0"/>
      <w:marTop w:val="0"/>
      <w:marBottom w:val="0"/>
      <w:divBdr>
        <w:top w:val="none" w:sz="0" w:space="0" w:color="auto"/>
        <w:left w:val="none" w:sz="0" w:space="0" w:color="auto"/>
        <w:bottom w:val="none" w:sz="0" w:space="0" w:color="auto"/>
        <w:right w:val="none" w:sz="0" w:space="0" w:color="auto"/>
      </w:divBdr>
    </w:div>
    <w:div w:id="1176531482">
      <w:bodyDiv w:val="1"/>
      <w:marLeft w:val="0"/>
      <w:marRight w:val="0"/>
      <w:marTop w:val="0"/>
      <w:marBottom w:val="0"/>
      <w:divBdr>
        <w:top w:val="none" w:sz="0" w:space="0" w:color="auto"/>
        <w:left w:val="none" w:sz="0" w:space="0" w:color="auto"/>
        <w:bottom w:val="none" w:sz="0" w:space="0" w:color="auto"/>
        <w:right w:val="none" w:sz="0" w:space="0" w:color="auto"/>
      </w:divBdr>
    </w:div>
    <w:div w:id="1188912752">
      <w:bodyDiv w:val="1"/>
      <w:marLeft w:val="0"/>
      <w:marRight w:val="0"/>
      <w:marTop w:val="0"/>
      <w:marBottom w:val="0"/>
      <w:divBdr>
        <w:top w:val="none" w:sz="0" w:space="0" w:color="auto"/>
        <w:left w:val="none" w:sz="0" w:space="0" w:color="auto"/>
        <w:bottom w:val="none" w:sz="0" w:space="0" w:color="auto"/>
        <w:right w:val="none" w:sz="0" w:space="0" w:color="auto"/>
      </w:divBdr>
    </w:div>
    <w:div w:id="1197424590">
      <w:bodyDiv w:val="1"/>
      <w:marLeft w:val="0"/>
      <w:marRight w:val="0"/>
      <w:marTop w:val="0"/>
      <w:marBottom w:val="0"/>
      <w:divBdr>
        <w:top w:val="none" w:sz="0" w:space="0" w:color="auto"/>
        <w:left w:val="none" w:sz="0" w:space="0" w:color="auto"/>
        <w:bottom w:val="none" w:sz="0" w:space="0" w:color="auto"/>
        <w:right w:val="none" w:sz="0" w:space="0" w:color="auto"/>
      </w:divBdr>
    </w:div>
    <w:div w:id="1218782687">
      <w:bodyDiv w:val="1"/>
      <w:marLeft w:val="0"/>
      <w:marRight w:val="0"/>
      <w:marTop w:val="0"/>
      <w:marBottom w:val="0"/>
      <w:divBdr>
        <w:top w:val="none" w:sz="0" w:space="0" w:color="auto"/>
        <w:left w:val="none" w:sz="0" w:space="0" w:color="auto"/>
        <w:bottom w:val="none" w:sz="0" w:space="0" w:color="auto"/>
        <w:right w:val="none" w:sz="0" w:space="0" w:color="auto"/>
      </w:divBdr>
    </w:div>
    <w:div w:id="1221938745">
      <w:bodyDiv w:val="1"/>
      <w:marLeft w:val="0"/>
      <w:marRight w:val="0"/>
      <w:marTop w:val="0"/>
      <w:marBottom w:val="0"/>
      <w:divBdr>
        <w:top w:val="none" w:sz="0" w:space="0" w:color="auto"/>
        <w:left w:val="none" w:sz="0" w:space="0" w:color="auto"/>
        <w:bottom w:val="none" w:sz="0" w:space="0" w:color="auto"/>
        <w:right w:val="none" w:sz="0" w:space="0" w:color="auto"/>
      </w:divBdr>
    </w:div>
    <w:div w:id="1252353015">
      <w:bodyDiv w:val="1"/>
      <w:marLeft w:val="0"/>
      <w:marRight w:val="0"/>
      <w:marTop w:val="0"/>
      <w:marBottom w:val="0"/>
      <w:divBdr>
        <w:top w:val="none" w:sz="0" w:space="0" w:color="auto"/>
        <w:left w:val="none" w:sz="0" w:space="0" w:color="auto"/>
        <w:bottom w:val="none" w:sz="0" w:space="0" w:color="auto"/>
        <w:right w:val="none" w:sz="0" w:space="0" w:color="auto"/>
      </w:divBdr>
    </w:div>
    <w:div w:id="1285843518">
      <w:bodyDiv w:val="1"/>
      <w:marLeft w:val="0"/>
      <w:marRight w:val="0"/>
      <w:marTop w:val="0"/>
      <w:marBottom w:val="0"/>
      <w:divBdr>
        <w:top w:val="none" w:sz="0" w:space="0" w:color="auto"/>
        <w:left w:val="none" w:sz="0" w:space="0" w:color="auto"/>
        <w:bottom w:val="none" w:sz="0" w:space="0" w:color="auto"/>
        <w:right w:val="none" w:sz="0" w:space="0" w:color="auto"/>
      </w:divBdr>
    </w:div>
    <w:div w:id="1286696854">
      <w:bodyDiv w:val="1"/>
      <w:marLeft w:val="0"/>
      <w:marRight w:val="0"/>
      <w:marTop w:val="0"/>
      <w:marBottom w:val="0"/>
      <w:divBdr>
        <w:top w:val="none" w:sz="0" w:space="0" w:color="auto"/>
        <w:left w:val="none" w:sz="0" w:space="0" w:color="auto"/>
        <w:bottom w:val="none" w:sz="0" w:space="0" w:color="auto"/>
        <w:right w:val="none" w:sz="0" w:space="0" w:color="auto"/>
      </w:divBdr>
    </w:div>
    <w:div w:id="1324890376">
      <w:bodyDiv w:val="1"/>
      <w:marLeft w:val="0"/>
      <w:marRight w:val="0"/>
      <w:marTop w:val="0"/>
      <w:marBottom w:val="0"/>
      <w:divBdr>
        <w:top w:val="none" w:sz="0" w:space="0" w:color="auto"/>
        <w:left w:val="none" w:sz="0" w:space="0" w:color="auto"/>
        <w:bottom w:val="none" w:sz="0" w:space="0" w:color="auto"/>
        <w:right w:val="none" w:sz="0" w:space="0" w:color="auto"/>
      </w:divBdr>
    </w:div>
    <w:div w:id="1336110659">
      <w:bodyDiv w:val="1"/>
      <w:marLeft w:val="0"/>
      <w:marRight w:val="0"/>
      <w:marTop w:val="0"/>
      <w:marBottom w:val="0"/>
      <w:divBdr>
        <w:top w:val="none" w:sz="0" w:space="0" w:color="auto"/>
        <w:left w:val="none" w:sz="0" w:space="0" w:color="auto"/>
        <w:bottom w:val="none" w:sz="0" w:space="0" w:color="auto"/>
        <w:right w:val="none" w:sz="0" w:space="0" w:color="auto"/>
      </w:divBdr>
    </w:div>
    <w:div w:id="1368796210">
      <w:bodyDiv w:val="1"/>
      <w:marLeft w:val="0"/>
      <w:marRight w:val="0"/>
      <w:marTop w:val="0"/>
      <w:marBottom w:val="0"/>
      <w:divBdr>
        <w:top w:val="none" w:sz="0" w:space="0" w:color="auto"/>
        <w:left w:val="none" w:sz="0" w:space="0" w:color="auto"/>
        <w:bottom w:val="none" w:sz="0" w:space="0" w:color="auto"/>
        <w:right w:val="none" w:sz="0" w:space="0" w:color="auto"/>
      </w:divBdr>
    </w:div>
    <w:div w:id="1379277845">
      <w:bodyDiv w:val="1"/>
      <w:marLeft w:val="0"/>
      <w:marRight w:val="0"/>
      <w:marTop w:val="0"/>
      <w:marBottom w:val="0"/>
      <w:divBdr>
        <w:top w:val="none" w:sz="0" w:space="0" w:color="auto"/>
        <w:left w:val="none" w:sz="0" w:space="0" w:color="auto"/>
        <w:bottom w:val="none" w:sz="0" w:space="0" w:color="auto"/>
        <w:right w:val="none" w:sz="0" w:space="0" w:color="auto"/>
      </w:divBdr>
    </w:div>
    <w:div w:id="1445074934">
      <w:bodyDiv w:val="1"/>
      <w:marLeft w:val="0"/>
      <w:marRight w:val="0"/>
      <w:marTop w:val="0"/>
      <w:marBottom w:val="0"/>
      <w:divBdr>
        <w:top w:val="none" w:sz="0" w:space="0" w:color="auto"/>
        <w:left w:val="none" w:sz="0" w:space="0" w:color="auto"/>
        <w:bottom w:val="none" w:sz="0" w:space="0" w:color="auto"/>
        <w:right w:val="none" w:sz="0" w:space="0" w:color="auto"/>
      </w:divBdr>
    </w:div>
    <w:div w:id="1509059789">
      <w:bodyDiv w:val="1"/>
      <w:marLeft w:val="0"/>
      <w:marRight w:val="0"/>
      <w:marTop w:val="0"/>
      <w:marBottom w:val="0"/>
      <w:divBdr>
        <w:top w:val="none" w:sz="0" w:space="0" w:color="auto"/>
        <w:left w:val="none" w:sz="0" w:space="0" w:color="auto"/>
        <w:bottom w:val="none" w:sz="0" w:space="0" w:color="auto"/>
        <w:right w:val="none" w:sz="0" w:space="0" w:color="auto"/>
      </w:divBdr>
    </w:div>
    <w:div w:id="1548757427">
      <w:bodyDiv w:val="1"/>
      <w:marLeft w:val="0"/>
      <w:marRight w:val="0"/>
      <w:marTop w:val="0"/>
      <w:marBottom w:val="0"/>
      <w:divBdr>
        <w:top w:val="none" w:sz="0" w:space="0" w:color="auto"/>
        <w:left w:val="none" w:sz="0" w:space="0" w:color="auto"/>
        <w:bottom w:val="none" w:sz="0" w:space="0" w:color="auto"/>
        <w:right w:val="none" w:sz="0" w:space="0" w:color="auto"/>
      </w:divBdr>
    </w:div>
    <w:div w:id="1551961760">
      <w:bodyDiv w:val="1"/>
      <w:marLeft w:val="0"/>
      <w:marRight w:val="0"/>
      <w:marTop w:val="0"/>
      <w:marBottom w:val="0"/>
      <w:divBdr>
        <w:top w:val="none" w:sz="0" w:space="0" w:color="auto"/>
        <w:left w:val="none" w:sz="0" w:space="0" w:color="auto"/>
        <w:bottom w:val="none" w:sz="0" w:space="0" w:color="auto"/>
        <w:right w:val="none" w:sz="0" w:space="0" w:color="auto"/>
      </w:divBdr>
    </w:div>
    <w:div w:id="1570919258">
      <w:bodyDiv w:val="1"/>
      <w:marLeft w:val="0"/>
      <w:marRight w:val="0"/>
      <w:marTop w:val="0"/>
      <w:marBottom w:val="0"/>
      <w:divBdr>
        <w:top w:val="none" w:sz="0" w:space="0" w:color="auto"/>
        <w:left w:val="none" w:sz="0" w:space="0" w:color="auto"/>
        <w:bottom w:val="none" w:sz="0" w:space="0" w:color="auto"/>
        <w:right w:val="none" w:sz="0" w:space="0" w:color="auto"/>
      </w:divBdr>
    </w:div>
    <w:div w:id="1578855476">
      <w:bodyDiv w:val="1"/>
      <w:marLeft w:val="0"/>
      <w:marRight w:val="0"/>
      <w:marTop w:val="0"/>
      <w:marBottom w:val="0"/>
      <w:divBdr>
        <w:top w:val="none" w:sz="0" w:space="0" w:color="auto"/>
        <w:left w:val="none" w:sz="0" w:space="0" w:color="auto"/>
        <w:bottom w:val="none" w:sz="0" w:space="0" w:color="auto"/>
        <w:right w:val="none" w:sz="0" w:space="0" w:color="auto"/>
      </w:divBdr>
    </w:div>
    <w:div w:id="1580091065">
      <w:bodyDiv w:val="1"/>
      <w:marLeft w:val="0"/>
      <w:marRight w:val="0"/>
      <w:marTop w:val="0"/>
      <w:marBottom w:val="0"/>
      <w:divBdr>
        <w:top w:val="none" w:sz="0" w:space="0" w:color="auto"/>
        <w:left w:val="none" w:sz="0" w:space="0" w:color="auto"/>
        <w:bottom w:val="none" w:sz="0" w:space="0" w:color="auto"/>
        <w:right w:val="none" w:sz="0" w:space="0" w:color="auto"/>
      </w:divBdr>
    </w:div>
    <w:div w:id="1617908243">
      <w:bodyDiv w:val="1"/>
      <w:marLeft w:val="0"/>
      <w:marRight w:val="0"/>
      <w:marTop w:val="0"/>
      <w:marBottom w:val="0"/>
      <w:divBdr>
        <w:top w:val="none" w:sz="0" w:space="0" w:color="auto"/>
        <w:left w:val="none" w:sz="0" w:space="0" w:color="auto"/>
        <w:bottom w:val="none" w:sz="0" w:space="0" w:color="auto"/>
        <w:right w:val="none" w:sz="0" w:space="0" w:color="auto"/>
      </w:divBdr>
    </w:div>
    <w:div w:id="1622107312">
      <w:bodyDiv w:val="1"/>
      <w:marLeft w:val="0"/>
      <w:marRight w:val="0"/>
      <w:marTop w:val="0"/>
      <w:marBottom w:val="0"/>
      <w:divBdr>
        <w:top w:val="none" w:sz="0" w:space="0" w:color="auto"/>
        <w:left w:val="none" w:sz="0" w:space="0" w:color="auto"/>
        <w:bottom w:val="none" w:sz="0" w:space="0" w:color="auto"/>
        <w:right w:val="none" w:sz="0" w:space="0" w:color="auto"/>
      </w:divBdr>
    </w:div>
    <w:div w:id="1636645164">
      <w:bodyDiv w:val="1"/>
      <w:marLeft w:val="0"/>
      <w:marRight w:val="0"/>
      <w:marTop w:val="0"/>
      <w:marBottom w:val="0"/>
      <w:divBdr>
        <w:top w:val="none" w:sz="0" w:space="0" w:color="auto"/>
        <w:left w:val="none" w:sz="0" w:space="0" w:color="auto"/>
        <w:bottom w:val="none" w:sz="0" w:space="0" w:color="auto"/>
        <w:right w:val="none" w:sz="0" w:space="0" w:color="auto"/>
      </w:divBdr>
    </w:div>
    <w:div w:id="1654868570">
      <w:bodyDiv w:val="1"/>
      <w:marLeft w:val="0"/>
      <w:marRight w:val="0"/>
      <w:marTop w:val="0"/>
      <w:marBottom w:val="0"/>
      <w:divBdr>
        <w:top w:val="none" w:sz="0" w:space="0" w:color="auto"/>
        <w:left w:val="none" w:sz="0" w:space="0" w:color="auto"/>
        <w:bottom w:val="none" w:sz="0" w:space="0" w:color="auto"/>
        <w:right w:val="none" w:sz="0" w:space="0" w:color="auto"/>
      </w:divBdr>
    </w:div>
    <w:div w:id="1671904156">
      <w:bodyDiv w:val="1"/>
      <w:marLeft w:val="0"/>
      <w:marRight w:val="0"/>
      <w:marTop w:val="0"/>
      <w:marBottom w:val="0"/>
      <w:divBdr>
        <w:top w:val="none" w:sz="0" w:space="0" w:color="auto"/>
        <w:left w:val="none" w:sz="0" w:space="0" w:color="auto"/>
        <w:bottom w:val="none" w:sz="0" w:space="0" w:color="auto"/>
        <w:right w:val="none" w:sz="0" w:space="0" w:color="auto"/>
      </w:divBdr>
    </w:div>
    <w:div w:id="1680307390">
      <w:bodyDiv w:val="1"/>
      <w:marLeft w:val="0"/>
      <w:marRight w:val="0"/>
      <w:marTop w:val="0"/>
      <w:marBottom w:val="0"/>
      <w:divBdr>
        <w:top w:val="none" w:sz="0" w:space="0" w:color="auto"/>
        <w:left w:val="none" w:sz="0" w:space="0" w:color="auto"/>
        <w:bottom w:val="none" w:sz="0" w:space="0" w:color="auto"/>
        <w:right w:val="none" w:sz="0" w:space="0" w:color="auto"/>
      </w:divBdr>
    </w:div>
    <w:div w:id="1698852832">
      <w:bodyDiv w:val="1"/>
      <w:marLeft w:val="0"/>
      <w:marRight w:val="0"/>
      <w:marTop w:val="0"/>
      <w:marBottom w:val="0"/>
      <w:divBdr>
        <w:top w:val="none" w:sz="0" w:space="0" w:color="auto"/>
        <w:left w:val="none" w:sz="0" w:space="0" w:color="auto"/>
        <w:bottom w:val="none" w:sz="0" w:space="0" w:color="auto"/>
        <w:right w:val="none" w:sz="0" w:space="0" w:color="auto"/>
      </w:divBdr>
    </w:div>
    <w:div w:id="1710716081">
      <w:bodyDiv w:val="1"/>
      <w:marLeft w:val="0"/>
      <w:marRight w:val="0"/>
      <w:marTop w:val="0"/>
      <w:marBottom w:val="0"/>
      <w:divBdr>
        <w:top w:val="none" w:sz="0" w:space="0" w:color="auto"/>
        <w:left w:val="none" w:sz="0" w:space="0" w:color="auto"/>
        <w:bottom w:val="none" w:sz="0" w:space="0" w:color="auto"/>
        <w:right w:val="none" w:sz="0" w:space="0" w:color="auto"/>
      </w:divBdr>
    </w:div>
    <w:div w:id="1715081516">
      <w:bodyDiv w:val="1"/>
      <w:marLeft w:val="0"/>
      <w:marRight w:val="0"/>
      <w:marTop w:val="0"/>
      <w:marBottom w:val="0"/>
      <w:divBdr>
        <w:top w:val="none" w:sz="0" w:space="0" w:color="auto"/>
        <w:left w:val="none" w:sz="0" w:space="0" w:color="auto"/>
        <w:bottom w:val="none" w:sz="0" w:space="0" w:color="auto"/>
        <w:right w:val="none" w:sz="0" w:space="0" w:color="auto"/>
      </w:divBdr>
    </w:div>
    <w:div w:id="1715156200">
      <w:bodyDiv w:val="1"/>
      <w:marLeft w:val="0"/>
      <w:marRight w:val="0"/>
      <w:marTop w:val="0"/>
      <w:marBottom w:val="0"/>
      <w:divBdr>
        <w:top w:val="none" w:sz="0" w:space="0" w:color="auto"/>
        <w:left w:val="none" w:sz="0" w:space="0" w:color="auto"/>
        <w:bottom w:val="none" w:sz="0" w:space="0" w:color="auto"/>
        <w:right w:val="none" w:sz="0" w:space="0" w:color="auto"/>
      </w:divBdr>
    </w:div>
    <w:div w:id="1726373626">
      <w:bodyDiv w:val="1"/>
      <w:marLeft w:val="0"/>
      <w:marRight w:val="0"/>
      <w:marTop w:val="0"/>
      <w:marBottom w:val="0"/>
      <w:divBdr>
        <w:top w:val="none" w:sz="0" w:space="0" w:color="auto"/>
        <w:left w:val="none" w:sz="0" w:space="0" w:color="auto"/>
        <w:bottom w:val="none" w:sz="0" w:space="0" w:color="auto"/>
        <w:right w:val="none" w:sz="0" w:space="0" w:color="auto"/>
      </w:divBdr>
    </w:div>
    <w:div w:id="1738279847">
      <w:bodyDiv w:val="1"/>
      <w:marLeft w:val="0"/>
      <w:marRight w:val="0"/>
      <w:marTop w:val="0"/>
      <w:marBottom w:val="0"/>
      <w:divBdr>
        <w:top w:val="none" w:sz="0" w:space="0" w:color="auto"/>
        <w:left w:val="none" w:sz="0" w:space="0" w:color="auto"/>
        <w:bottom w:val="none" w:sz="0" w:space="0" w:color="auto"/>
        <w:right w:val="none" w:sz="0" w:space="0" w:color="auto"/>
      </w:divBdr>
    </w:div>
    <w:div w:id="1760831147">
      <w:bodyDiv w:val="1"/>
      <w:marLeft w:val="0"/>
      <w:marRight w:val="0"/>
      <w:marTop w:val="0"/>
      <w:marBottom w:val="0"/>
      <w:divBdr>
        <w:top w:val="none" w:sz="0" w:space="0" w:color="auto"/>
        <w:left w:val="none" w:sz="0" w:space="0" w:color="auto"/>
        <w:bottom w:val="none" w:sz="0" w:space="0" w:color="auto"/>
        <w:right w:val="none" w:sz="0" w:space="0" w:color="auto"/>
      </w:divBdr>
    </w:div>
    <w:div w:id="1768965114">
      <w:bodyDiv w:val="1"/>
      <w:marLeft w:val="0"/>
      <w:marRight w:val="0"/>
      <w:marTop w:val="0"/>
      <w:marBottom w:val="0"/>
      <w:divBdr>
        <w:top w:val="none" w:sz="0" w:space="0" w:color="auto"/>
        <w:left w:val="none" w:sz="0" w:space="0" w:color="auto"/>
        <w:bottom w:val="none" w:sz="0" w:space="0" w:color="auto"/>
        <w:right w:val="none" w:sz="0" w:space="0" w:color="auto"/>
      </w:divBdr>
    </w:div>
    <w:div w:id="1784153968">
      <w:bodyDiv w:val="1"/>
      <w:marLeft w:val="0"/>
      <w:marRight w:val="0"/>
      <w:marTop w:val="0"/>
      <w:marBottom w:val="0"/>
      <w:divBdr>
        <w:top w:val="none" w:sz="0" w:space="0" w:color="auto"/>
        <w:left w:val="none" w:sz="0" w:space="0" w:color="auto"/>
        <w:bottom w:val="none" w:sz="0" w:space="0" w:color="auto"/>
        <w:right w:val="none" w:sz="0" w:space="0" w:color="auto"/>
      </w:divBdr>
    </w:div>
    <w:div w:id="1786194903">
      <w:bodyDiv w:val="1"/>
      <w:marLeft w:val="0"/>
      <w:marRight w:val="0"/>
      <w:marTop w:val="0"/>
      <w:marBottom w:val="0"/>
      <w:divBdr>
        <w:top w:val="none" w:sz="0" w:space="0" w:color="auto"/>
        <w:left w:val="none" w:sz="0" w:space="0" w:color="auto"/>
        <w:bottom w:val="none" w:sz="0" w:space="0" w:color="auto"/>
        <w:right w:val="none" w:sz="0" w:space="0" w:color="auto"/>
      </w:divBdr>
    </w:div>
    <w:div w:id="1789547118">
      <w:bodyDiv w:val="1"/>
      <w:marLeft w:val="0"/>
      <w:marRight w:val="0"/>
      <w:marTop w:val="0"/>
      <w:marBottom w:val="0"/>
      <w:divBdr>
        <w:top w:val="none" w:sz="0" w:space="0" w:color="auto"/>
        <w:left w:val="none" w:sz="0" w:space="0" w:color="auto"/>
        <w:bottom w:val="none" w:sz="0" w:space="0" w:color="auto"/>
        <w:right w:val="none" w:sz="0" w:space="0" w:color="auto"/>
      </w:divBdr>
    </w:div>
    <w:div w:id="1830976141">
      <w:bodyDiv w:val="1"/>
      <w:marLeft w:val="0"/>
      <w:marRight w:val="0"/>
      <w:marTop w:val="0"/>
      <w:marBottom w:val="0"/>
      <w:divBdr>
        <w:top w:val="none" w:sz="0" w:space="0" w:color="auto"/>
        <w:left w:val="none" w:sz="0" w:space="0" w:color="auto"/>
        <w:bottom w:val="none" w:sz="0" w:space="0" w:color="auto"/>
        <w:right w:val="none" w:sz="0" w:space="0" w:color="auto"/>
      </w:divBdr>
    </w:div>
    <w:div w:id="1835487951">
      <w:bodyDiv w:val="1"/>
      <w:marLeft w:val="0"/>
      <w:marRight w:val="0"/>
      <w:marTop w:val="0"/>
      <w:marBottom w:val="0"/>
      <w:divBdr>
        <w:top w:val="none" w:sz="0" w:space="0" w:color="auto"/>
        <w:left w:val="none" w:sz="0" w:space="0" w:color="auto"/>
        <w:bottom w:val="none" w:sz="0" w:space="0" w:color="auto"/>
        <w:right w:val="none" w:sz="0" w:space="0" w:color="auto"/>
      </w:divBdr>
    </w:div>
    <w:div w:id="1859082695">
      <w:bodyDiv w:val="1"/>
      <w:marLeft w:val="0"/>
      <w:marRight w:val="0"/>
      <w:marTop w:val="0"/>
      <w:marBottom w:val="0"/>
      <w:divBdr>
        <w:top w:val="none" w:sz="0" w:space="0" w:color="auto"/>
        <w:left w:val="none" w:sz="0" w:space="0" w:color="auto"/>
        <w:bottom w:val="none" w:sz="0" w:space="0" w:color="auto"/>
        <w:right w:val="none" w:sz="0" w:space="0" w:color="auto"/>
      </w:divBdr>
    </w:div>
    <w:div w:id="1871606120">
      <w:bodyDiv w:val="1"/>
      <w:marLeft w:val="0"/>
      <w:marRight w:val="0"/>
      <w:marTop w:val="0"/>
      <w:marBottom w:val="0"/>
      <w:divBdr>
        <w:top w:val="none" w:sz="0" w:space="0" w:color="auto"/>
        <w:left w:val="none" w:sz="0" w:space="0" w:color="auto"/>
        <w:bottom w:val="none" w:sz="0" w:space="0" w:color="auto"/>
        <w:right w:val="none" w:sz="0" w:space="0" w:color="auto"/>
      </w:divBdr>
    </w:div>
    <w:div w:id="1874417349">
      <w:bodyDiv w:val="1"/>
      <w:marLeft w:val="0"/>
      <w:marRight w:val="0"/>
      <w:marTop w:val="0"/>
      <w:marBottom w:val="0"/>
      <w:divBdr>
        <w:top w:val="none" w:sz="0" w:space="0" w:color="auto"/>
        <w:left w:val="none" w:sz="0" w:space="0" w:color="auto"/>
        <w:bottom w:val="none" w:sz="0" w:space="0" w:color="auto"/>
        <w:right w:val="none" w:sz="0" w:space="0" w:color="auto"/>
      </w:divBdr>
    </w:div>
    <w:div w:id="1880123999">
      <w:bodyDiv w:val="1"/>
      <w:marLeft w:val="0"/>
      <w:marRight w:val="0"/>
      <w:marTop w:val="0"/>
      <w:marBottom w:val="0"/>
      <w:divBdr>
        <w:top w:val="none" w:sz="0" w:space="0" w:color="auto"/>
        <w:left w:val="none" w:sz="0" w:space="0" w:color="auto"/>
        <w:bottom w:val="none" w:sz="0" w:space="0" w:color="auto"/>
        <w:right w:val="none" w:sz="0" w:space="0" w:color="auto"/>
      </w:divBdr>
    </w:div>
    <w:div w:id="1884096711">
      <w:bodyDiv w:val="1"/>
      <w:marLeft w:val="0"/>
      <w:marRight w:val="0"/>
      <w:marTop w:val="0"/>
      <w:marBottom w:val="0"/>
      <w:divBdr>
        <w:top w:val="none" w:sz="0" w:space="0" w:color="auto"/>
        <w:left w:val="none" w:sz="0" w:space="0" w:color="auto"/>
        <w:bottom w:val="none" w:sz="0" w:space="0" w:color="auto"/>
        <w:right w:val="none" w:sz="0" w:space="0" w:color="auto"/>
      </w:divBdr>
    </w:div>
    <w:div w:id="1909532719">
      <w:bodyDiv w:val="1"/>
      <w:marLeft w:val="0"/>
      <w:marRight w:val="0"/>
      <w:marTop w:val="0"/>
      <w:marBottom w:val="0"/>
      <w:divBdr>
        <w:top w:val="none" w:sz="0" w:space="0" w:color="auto"/>
        <w:left w:val="none" w:sz="0" w:space="0" w:color="auto"/>
        <w:bottom w:val="none" w:sz="0" w:space="0" w:color="auto"/>
        <w:right w:val="none" w:sz="0" w:space="0" w:color="auto"/>
      </w:divBdr>
    </w:div>
    <w:div w:id="1928071416">
      <w:bodyDiv w:val="1"/>
      <w:marLeft w:val="0"/>
      <w:marRight w:val="0"/>
      <w:marTop w:val="0"/>
      <w:marBottom w:val="0"/>
      <w:divBdr>
        <w:top w:val="none" w:sz="0" w:space="0" w:color="auto"/>
        <w:left w:val="none" w:sz="0" w:space="0" w:color="auto"/>
        <w:bottom w:val="none" w:sz="0" w:space="0" w:color="auto"/>
        <w:right w:val="none" w:sz="0" w:space="0" w:color="auto"/>
      </w:divBdr>
    </w:div>
    <w:div w:id="1930967383">
      <w:bodyDiv w:val="1"/>
      <w:marLeft w:val="0"/>
      <w:marRight w:val="0"/>
      <w:marTop w:val="0"/>
      <w:marBottom w:val="0"/>
      <w:divBdr>
        <w:top w:val="none" w:sz="0" w:space="0" w:color="auto"/>
        <w:left w:val="none" w:sz="0" w:space="0" w:color="auto"/>
        <w:bottom w:val="none" w:sz="0" w:space="0" w:color="auto"/>
        <w:right w:val="none" w:sz="0" w:space="0" w:color="auto"/>
      </w:divBdr>
    </w:div>
    <w:div w:id="1943032912">
      <w:bodyDiv w:val="1"/>
      <w:marLeft w:val="0"/>
      <w:marRight w:val="0"/>
      <w:marTop w:val="0"/>
      <w:marBottom w:val="0"/>
      <w:divBdr>
        <w:top w:val="none" w:sz="0" w:space="0" w:color="auto"/>
        <w:left w:val="none" w:sz="0" w:space="0" w:color="auto"/>
        <w:bottom w:val="none" w:sz="0" w:space="0" w:color="auto"/>
        <w:right w:val="none" w:sz="0" w:space="0" w:color="auto"/>
      </w:divBdr>
    </w:div>
    <w:div w:id="1958679753">
      <w:bodyDiv w:val="1"/>
      <w:marLeft w:val="0"/>
      <w:marRight w:val="0"/>
      <w:marTop w:val="0"/>
      <w:marBottom w:val="0"/>
      <w:divBdr>
        <w:top w:val="none" w:sz="0" w:space="0" w:color="auto"/>
        <w:left w:val="none" w:sz="0" w:space="0" w:color="auto"/>
        <w:bottom w:val="none" w:sz="0" w:space="0" w:color="auto"/>
        <w:right w:val="none" w:sz="0" w:space="0" w:color="auto"/>
      </w:divBdr>
    </w:div>
    <w:div w:id="1969167457">
      <w:bodyDiv w:val="1"/>
      <w:marLeft w:val="0"/>
      <w:marRight w:val="0"/>
      <w:marTop w:val="0"/>
      <w:marBottom w:val="0"/>
      <w:divBdr>
        <w:top w:val="none" w:sz="0" w:space="0" w:color="auto"/>
        <w:left w:val="none" w:sz="0" w:space="0" w:color="auto"/>
        <w:bottom w:val="none" w:sz="0" w:space="0" w:color="auto"/>
        <w:right w:val="none" w:sz="0" w:space="0" w:color="auto"/>
      </w:divBdr>
    </w:div>
    <w:div w:id="2019231421">
      <w:bodyDiv w:val="1"/>
      <w:marLeft w:val="0"/>
      <w:marRight w:val="0"/>
      <w:marTop w:val="0"/>
      <w:marBottom w:val="0"/>
      <w:divBdr>
        <w:top w:val="none" w:sz="0" w:space="0" w:color="auto"/>
        <w:left w:val="none" w:sz="0" w:space="0" w:color="auto"/>
        <w:bottom w:val="none" w:sz="0" w:space="0" w:color="auto"/>
        <w:right w:val="none" w:sz="0" w:space="0" w:color="auto"/>
      </w:divBdr>
    </w:div>
    <w:div w:id="2039381458">
      <w:bodyDiv w:val="1"/>
      <w:marLeft w:val="0"/>
      <w:marRight w:val="0"/>
      <w:marTop w:val="0"/>
      <w:marBottom w:val="0"/>
      <w:divBdr>
        <w:top w:val="none" w:sz="0" w:space="0" w:color="auto"/>
        <w:left w:val="none" w:sz="0" w:space="0" w:color="auto"/>
        <w:bottom w:val="none" w:sz="0" w:space="0" w:color="auto"/>
        <w:right w:val="none" w:sz="0" w:space="0" w:color="auto"/>
      </w:divBdr>
    </w:div>
    <w:div w:id="2074347506">
      <w:bodyDiv w:val="1"/>
      <w:marLeft w:val="0"/>
      <w:marRight w:val="0"/>
      <w:marTop w:val="0"/>
      <w:marBottom w:val="0"/>
      <w:divBdr>
        <w:top w:val="none" w:sz="0" w:space="0" w:color="auto"/>
        <w:left w:val="none" w:sz="0" w:space="0" w:color="auto"/>
        <w:bottom w:val="none" w:sz="0" w:space="0" w:color="auto"/>
        <w:right w:val="none" w:sz="0" w:space="0" w:color="auto"/>
      </w:divBdr>
    </w:div>
    <w:div w:id="2093308732">
      <w:bodyDiv w:val="1"/>
      <w:marLeft w:val="0"/>
      <w:marRight w:val="0"/>
      <w:marTop w:val="0"/>
      <w:marBottom w:val="0"/>
      <w:divBdr>
        <w:top w:val="none" w:sz="0" w:space="0" w:color="auto"/>
        <w:left w:val="none" w:sz="0" w:space="0" w:color="auto"/>
        <w:bottom w:val="none" w:sz="0" w:space="0" w:color="auto"/>
        <w:right w:val="none" w:sz="0" w:space="0" w:color="auto"/>
      </w:divBdr>
    </w:div>
    <w:div w:id="2115897022">
      <w:bodyDiv w:val="1"/>
      <w:marLeft w:val="0"/>
      <w:marRight w:val="0"/>
      <w:marTop w:val="0"/>
      <w:marBottom w:val="0"/>
      <w:divBdr>
        <w:top w:val="none" w:sz="0" w:space="0" w:color="auto"/>
        <w:left w:val="none" w:sz="0" w:space="0" w:color="auto"/>
        <w:bottom w:val="none" w:sz="0" w:space="0" w:color="auto"/>
        <w:right w:val="none" w:sz="0" w:space="0" w:color="auto"/>
      </w:divBdr>
    </w:div>
    <w:div w:id="2116823014">
      <w:bodyDiv w:val="1"/>
      <w:marLeft w:val="0"/>
      <w:marRight w:val="0"/>
      <w:marTop w:val="0"/>
      <w:marBottom w:val="0"/>
      <w:divBdr>
        <w:top w:val="none" w:sz="0" w:space="0" w:color="auto"/>
        <w:left w:val="none" w:sz="0" w:space="0" w:color="auto"/>
        <w:bottom w:val="none" w:sz="0" w:space="0" w:color="auto"/>
        <w:right w:val="none" w:sz="0" w:space="0" w:color="auto"/>
      </w:divBdr>
    </w:div>
    <w:div w:id="2120056417">
      <w:bodyDiv w:val="1"/>
      <w:marLeft w:val="0"/>
      <w:marRight w:val="0"/>
      <w:marTop w:val="0"/>
      <w:marBottom w:val="0"/>
      <w:divBdr>
        <w:top w:val="none" w:sz="0" w:space="0" w:color="auto"/>
        <w:left w:val="none" w:sz="0" w:space="0" w:color="auto"/>
        <w:bottom w:val="none" w:sz="0" w:space="0" w:color="auto"/>
        <w:right w:val="none" w:sz="0" w:space="0" w:color="auto"/>
      </w:divBdr>
    </w:div>
    <w:div w:id="212928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55F31-4BBA-4344-B1FE-32A3B1FBF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13299</TotalTime>
  <Pages>1</Pages>
  <Words>7540</Words>
  <Characters>42979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 Roger</cp:lastModifiedBy>
  <cp:revision>2</cp:revision>
  <dcterms:created xsi:type="dcterms:W3CDTF">2023-06-03T02:39:00Z</dcterms:created>
  <dcterms:modified xsi:type="dcterms:W3CDTF">2023-09-17T08:59:00Z</dcterms:modified>
</cp:coreProperties>
</file>